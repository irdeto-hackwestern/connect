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E8E09" w14:textId="72826D8A" w:rsidR="00D63D6C" w:rsidRDefault="005C3682">
      <w:r>
        <w:rPr>
          <w:noProof/>
        </w:rPr>
        <mc:AlternateContent>
          <mc:Choice Requires="wpg">
            <w:drawing>
              <wp:anchor distT="0" distB="0" distL="114300" distR="114300" simplePos="0" relativeHeight="251659264" behindDoc="0" locked="0" layoutInCell="1" allowOverlap="1" wp14:anchorId="5731B2A2" wp14:editId="223BFDC0">
                <wp:simplePos x="0" y="0"/>
                <wp:positionH relativeFrom="page">
                  <wp:posOffset>229235</wp:posOffset>
                </wp:positionH>
                <wp:positionV relativeFrom="page">
                  <wp:posOffset>231140</wp:posOffset>
                </wp:positionV>
                <wp:extent cx="7313930" cy="1217295"/>
                <wp:effectExtent l="0" t="0" r="0" b="0"/>
                <wp:wrapNone/>
                <wp:docPr id="23"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17295"/>
                          <a:chOff x="0" y="0"/>
                          <a:chExt cx="73152" cy="12161"/>
                        </a:xfrm>
                      </wpg:grpSpPr>
                      <wps:wsp>
                        <wps:cNvPr id="24"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5" name="Rectangle 151"/>
                        <wps:cNvSpPr>
                          <a:spLocks noChangeArrowheads="1"/>
                        </wps:cNvSpPr>
                        <wps:spPr bwMode="auto">
                          <a:xfrm>
                            <a:off x="0" y="0"/>
                            <a:ext cx="73152" cy="12161"/>
                          </a:xfrm>
                          <a:prstGeom prst="rect">
                            <a:avLst/>
                          </a:prstGeom>
                          <a:blipFill dpi="0" rotWithShape="1">
                            <a:blip r:embed="rId12"/>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1CB38D11" id="Group 149" o:spid="_x0000_s1026" style="position:absolute;margin-left:18.05pt;margin-top:18.2pt;width:575.9pt;height:95.85pt;z-index:251659264;mso-width-percent:941;mso-height-percent:121;mso-position-horizontal-relative:page;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" path="m,l7312660,r,1129665l3619500,733425,,1091565,,xe" fillcolor="#4472c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00EDDE0A" wp14:editId="5241488F">
                <wp:simplePos x="0" y="0"/>
                <wp:positionH relativeFrom="page">
                  <wp:posOffset>229235</wp:posOffset>
                </wp:positionH>
                <wp:positionV relativeFrom="page">
                  <wp:posOffset>7040880</wp:posOffset>
                </wp:positionV>
                <wp:extent cx="7313930" cy="527050"/>
                <wp:effectExtent l="0" t="0" r="0" b="0"/>
                <wp:wrapSquare wrapText="bothSides"/>
                <wp:docPr id="2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26770D" w14:textId="77777777" w:rsidR="00340184" w:rsidRPr="00D63D6C" w:rsidRDefault="00340184">
                            <w:pPr>
                              <w:pStyle w:val="NoSpacing"/>
                              <w:jc w:val="right"/>
                              <w:rPr>
                                <w:color w:val="4472C4"/>
                                <w:sz w:val="28"/>
                                <w:szCs w:val="28"/>
                              </w:rPr>
                            </w:pPr>
                            <w:r w:rsidRPr="00D63D6C">
                              <w:rPr>
                                <w:color w:val="4472C4"/>
                                <w:sz w:val="28"/>
                                <w:szCs w:val="28"/>
                              </w:rPr>
                              <w:t>Abstract</w:t>
                            </w:r>
                          </w:p>
                          <w:p w14:paraId="5FB22156" w14:textId="297D0C8A" w:rsidR="00340184" w:rsidRPr="00D63D6C" w:rsidRDefault="00340184">
                            <w:pPr>
                              <w:pStyle w:val="NoSpacing"/>
                              <w:jc w:val="right"/>
                              <w:rPr>
                                <w:color w:val="595959"/>
                                <w:sz w:val="20"/>
                                <w:szCs w:val="20"/>
                              </w:rPr>
                            </w:pPr>
                            <w:r>
                              <w:rPr>
                                <w:sz w:val="20"/>
                                <w:szCs w:val="20"/>
                              </w:rPr>
                              <w:t xml:space="preserve">This document Shows how to setup a Linux Virtual Machine under windows, then install the development tools for Zephyr, this is the basis for all further Code development under Zephyr. </w:t>
                            </w:r>
                            <w:del w:id="0" w:author="Lawrence King" w:date="2019-11-06T09:00:00Z">
                              <w:r w:rsidDel="005C3682">
                                <w:rPr>
                                  <w:sz w:val="20"/>
                                  <w:szCs w:val="20"/>
                                </w:rPr>
                                <w:delText>The document describes all of the infrastructure necessary to build a secure IoT device. Finally</w:delText>
                              </w:r>
                              <w:r w:rsidR="00D52C97" w:rsidDel="005C3682">
                                <w:rPr>
                                  <w:sz w:val="20"/>
                                  <w:szCs w:val="20"/>
                                </w:rPr>
                                <w:delText xml:space="preserve">, </w:delText>
                              </w:r>
                              <w:r w:rsidDel="005C3682">
                                <w:rPr>
                                  <w:sz w:val="20"/>
                                  <w:szCs w:val="20"/>
                                </w:rPr>
                                <w:delText>this document shows how to remotely upgrade the firmware over the air.</w:delText>
                              </w:r>
                            </w:del>
                          </w:p>
                        </w:txbxContent>
                      </wps:txbx>
                      <wps:bodyPr rot="0" vert="horz" wrap="square" lIns="1600200" tIns="0" rIns="685800" bIns="0" anchor="t" anchorCtr="0" upright="1">
                        <a:spAutoFit/>
                      </wps:bodyPr>
                    </wps:wsp>
                  </a:graphicData>
                </a:graphic>
                <wp14:sizeRelH relativeFrom="page">
                  <wp14:pctWidth>94100</wp14:pctWidth>
                </wp14:sizeRelH>
                <wp14:sizeRelV relativeFrom="page">
                  <wp14:pctHeight>10000</wp14:pctHeight>
                </wp14:sizeRelV>
              </wp:anchor>
            </w:drawing>
          </mc:Choice>
          <mc:Fallback>
            <w:pict>
              <v:shapetype w14:anchorId="00EDDE0A" id="_x0000_t202" coordsize="21600,21600" o:spt="202" path="m,l,21600r21600,l21600,xe">
                <v:stroke joinstyle="miter"/>
                <v:path gradientshapeok="t" o:connecttype="rect"/>
              </v:shapetype>
              <v:shape id="Text Box 153" o:spid="_x0000_s1026" type="#_x0000_t202" style="position:absolute;margin-left:18.05pt;margin-top:554.4pt;width:575.9pt;height:41.5pt;z-index:25165824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" filled="f" stroked="f" strokeweight=".5pt">
                <v:textbox style="mso-fit-shape-to-text:t" inset="126pt,0,54pt,0">
                  <w:txbxContent>
                    <w:p w14:paraId="7526770D" w14:textId="77777777" w:rsidR="00340184" w:rsidRPr="00D63D6C" w:rsidRDefault="00340184">
                      <w:pPr>
                        <w:pStyle w:val="NoSpacing"/>
                        <w:jc w:val="right"/>
                        <w:rPr>
                          <w:color w:val="4472C4"/>
                          <w:sz w:val="28"/>
                          <w:szCs w:val="28"/>
                        </w:rPr>
                      </w:pPr>
                      <w:r w:rsidRPr="00D63D6C">
                        <w:rPr>
                          <w:color w:val="4472C4"/>
                          <w:sz w:val="28"/>
                          <w:szCs w:val="28"/>
                        </w:rPr>
                        <w:t>Abstract</w:t>
                      </w:r>
                    </w:p>
                    <w:p w14:paraId="5FB22156" w14:textId="297D0C8A" w:rsidR="00340184" w:rsidRPr="00D63D6C" w:rsidRDefault="00340184">
                      <w:pPr>
                        <w:pStyle w:val="NoSpacing"/>
                        <w:jc w:val="right"/>
                        <w:rPr>
                          <w:color w:val="595959"/>
                          <w:sz w:val="20"/>
                          <w:szCs w:val="20"/>
                        </w:rPr>
                      </w:pPr>
                      <w:r>
                        <w:rPr>
                          <w:sz w:val="20"/>
                          <w:szCs w:val="20"/>
                        </w:rPr>
                        <w:t xml:space="preserve">This document Shows how to setup a Linux Virtual Machine under windows, then install the development tools for Zephyr, this is the basis for all further Code development under Zephyr. </w:t>
                      </w:r>
                      <w:del w:id="1" w:author="Lawrence King" w:date="2019-11-06T09:00:00Z">
                        <w:r w:rsidDel="005C3682">
                          <w:rPr>
                            <w:sz w:val="20"/>
                            <w:szCs w:val="20"/>
                          </w:rPr>
                          <w:delText>The document describes all of the infrastructure necessary to build a secure IoT device. Finally</w:delText>
                        </w:r>
                        <w:r w:rsidR="00D52C97" w:rsidDel="005C3682">
                          <w:rPr>
                            <w:sz w:val="20"/>
                            <w:szCs w:val="20"/>
                          </w:rPr>
                          <w:delText xml:space="preserve">, </w:delText>
                        </w:r>
                        <w:r w:rsidDel="005C3682">
                          <w:rPr>
                            <w:sz w:val="20"/>
                            <w:szCs w:val="20"/>
                          </w:rPr>
                          <w:delText>this document shows how to remotely upgrade the firmware over the air.</w:delText>
                        </w:r>
                      </w:del>
                    </w:p>
                  </w:txbxContent>
                </v:textbox>
                <w10:wrap type="square"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2398EAA2" wp14:editId="6BF2293E">
                <wp:simplePos x="0" y="0"/>
                <wp:positionH relativeFrom="page">
                  <wp:posOffset>229235</wp:posOffset>
                </wp:positionH>
                <wp:positionV relativeFrom="page">
                  <wp:posOffset>3017520</wp:posOffset>
                </wp:positionV>
                <wp:extent cx="7313930" cy="3651250"/>
                <wp:effectExtent l="0" t="0" r="0" b="0"/>
                <wp:wrapSquare wrapText="bothSides"/>
                <wp:docPr id="2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65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42F733" w14:textId="2CCDD3E0" w:rsidR="00340184" w:rsidRPr="00D63D6C" w:rsidRDefault="00BB7E0D" w:rsidP="00D63D6C">
                            <w:pPr>
                              <w:jc w:val="right"/>
                              <w:rPr>
                                <w:color w:val="4472C4"/>
                                <w:sz w:val="64"/>
                                <w:szCs w:val="64"/>
                              </w:rPr>
                            </w:pPr>
                            <w:del w:id="1" w:author="Lawrence King" w:date="2019-11-06T09:00:00Z">
                              <w:r w:rsidDel="005C3682">
                                <w:rPr>
                                  <w:caps/>
                                  <w:sz w:val="64"/>
                                  <w:szCs w:val="64"/>
                                </w:rPr>
                                <w:delText>Bui</w:delText>
                              </w:r>
                              <w:r w:rsidR="00340184" w:rsidDel="005C3682">
                                <w:rPr>
                                  <w:caps/>
                                  <w:sz w:val="64"/>
                                  <w:szCs w:val="64"/>
                                </w:rPr>
                                <w:delText>lding A Secure IoT device</w:delText>
                              </w:r>
                            </w:del>
                            <w:ins w:id="2" w:author="Lawrence King" w:date="2019-11-06T09:00:00Z">
                              <w:r w:rsidR="005C3682">
                                <w:rPr>
                                  <w:caps/>
                                  <w:sz w:val="64"/>
                                  <w:szCs w:val="64"/>
                                </w:rPr>
                                <w:t>Setting up for Zephyr Development on Ubuntu</w:t>
                              </w:r>
                            </w:ins>
                          </w:p>
                          <w:p w14:paraId="50C33F04" w14:textId="1E55B81A" w:rsidR="000A10FA" w:rsidRPr="00D63D6C" w:rsidRDefault="00340184" w:rsidP="001B18F1">
                            <w:pPr>
                              <w:jc w:val="right"/>
                              <w:rPr>
                                <w:smallCaps/>
                                <w:color w:val="404040"/>
                                <w:sz w:val="36"/>
                                <w:szCs w:val="36"/>
                              </w:rPr>
                            </w:pPr>
                            <w:r>
                              <w:rPr>
                                <w:sz w:val="36"/>
                                <w:szCs w:val="36"/>
                              </w:rPr>
                              <w:t>A step-by-step how-to guide</w:t>
                            </w:r>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36300</wp14:pctHeight>
                </wp14:sizeRelV>
              </wp:anchor>
            </w:drawing>
          </mc:Choice>
          <mc:Fallback>
            <w:pict>
              <v:shape w14:anchorId="2398EAA2" id="Text Box 154" o:spid="_x0000_s1027" type="#_x0000_t202" style="position:absolute;margin-left:18.05pt;margin-top:237.6pt;width:575.9pt;height:287.5pt;z-index:25165619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" filled="f" stroked="f" strokeweight=".5pt">
                <v:textbox inset="126pt,0,54pt,0">
                  <w:txbxContent>
                    <w:p w14:paraId="0B42F733" w14:textId="2CCDD3E0" w:rsidR="00340184" w:rsidRPr="00D63D6C" w:rsidRDefault="00BB7E0D" w:rsidP="00D63D6C">
                      <w:pPr>
                        <w:jc w:val="right"/>
                        <w:rPr>
                          <w:color w:val="4472C4"/>
                          <w:sz w:val="64"/>
                          <w:szCs w:val="64"/>
                        </w:rPr>
                      </w:pPr>
                      <w:del w:id="4" w:author="Lawrence King" w:date="2019-11-06T09:00:00Z">
                        <w:r w:rsidDel="005C3682">
                          <w:rPr>
                            <w:caps/>
                            <w:sz w:val="64"/>
                            <w:szCs w:val="64"/>
                          </w:rPr>
                          <w:delText>Bui</w:delText>
                        </w:r>
                        <w:r w:rsidR="00340184" w:rsidDel="005C3682">
                          <w:rPr>
                            <w:caps/>
                            <w:sz w:val="64"/>
                            <w:szCs w:val="64"/>
                          </w:rPr>
                          <w:delText>lding A Secure IoT device</w:delText>
                        </w:r>
                      </w:del>
                      <w:ins w:id="5" w:author="Lawrence King" w:date="2019-11-06T09:00:00Z">
                        <w:r w:rsidR="005C3682">
                          <w:rPr>
                            <w:caps/>
                            <w:sz w:val="64"/>
                            <w:szCs w:val="64"/>
                          </w:rPr>
                          <w:t>Setting up for Zephyr Development on Ubuntu</w:t>
                        </w:r>
                      </w:ins>
                    </w:p>
                    <w:p w14:paraId="50C33F04" w14:textId="1E55B81A" w:rsidR="000A10FA" w:rsidRPr="00D63D6C" w:rsidRDefault="00340184" w:rsidP="001B18F1">
                      <w:pPr>
                        <w:jc w:val="right"/>
                        <w:rPr>
                          <w:smallCaps/>
                          <w:color w:val="404040"/>
                          <w:sz w:val="36"/>
                          <w:szCs w:val="36"/>
                        </w:rPr>
                      </w:pPr>
                      <w:r>
                        <w:rPr>
                          <w:sz w:val="36"/>
                          <w:szCs w:val="36"/>
                        </w:rPr>
                        <w:t>A step-by-step how-to guide</w:t>
                      </w:r>
                    </w:p>
                  </w:txbxContent>
                </v:textbox>
                <w10:wrap type="square" anchorx="page" anchory="page"/>
              </v:shape>
            </w:pict>
          </mc:Fallback>
        </mc:AlternateContent>
      </w:r>
    </w:p>
    <w:p w14:paraId="36DC2D55" w14:textId="6DB0EBD2" w:rsidR="00F10207" w:rsidRPr="008F6DA2" w:rsidRDefault="00F10207" w:rsidP="00D63D6C">
      <w:pPr>
        <w:pStyle w:val="Heading1"/>
        <w:numPr>
          <w:ilvl w:val="0"/>
          <w:numId w:val="0"/>
        </w:numPr>
        <w:rPr>
          <w:b w:val="0"/>
          <w:color w:val="2F5496"/>
        </w:rPr>
      </w:pPr>
      <w:bookmarkStart w:id="3" w:name="_Toc20990243"/>
    </w:p>
    <w:p w14:paraId="643B9307" w14:textId="6DB0EBD2" w:rsidR="00F10207" w:rsidRPr="008F6DA2" w:rsidRDefault="00F10207" w:rsidP="00D63D6C">
      <w:pPr>
        <w:pStyle w:val="Heading1"/>
        <w:numPr>
          <w:ilvl w:val="0"/>
          <w:numId w:val="0"/>
        </w:numPr>
        <w:rPr>
          <w:b w:val="0"/>
          <w:color w:val="2F5496"/>
        </w:rPr>
      </w:pPr>
    </w:p>
    <w:p w14:paraId="5F4B0437" w14:textId="6DB0EBD2" w:rsidR="00F10207" w:rsidRPr="008F6DA2" w:rsidRDefault="00F10207" w:rsidP="00D63D6C">
      <w:pPr>
        <w:pStyle w:val="Heading1"/>
        <w:numPr>
          <w:ilvl w:val="0"/>
          <w:numId w:val="0"/>
        </w:numPr>
        <w:rPr>
          <w:b w:val="0"/>
          <w:color w:val="2F5496"/>
        </w:rPr>
      </w:pPr>
    </w:p>
    <w:p w14:paraId="43984345" w14:textId="6DB0EBD2" w:rsidR="00F10207" w:rsidRPr="008F6DA2" w:rsidRDefault="00F10207" w:rsidP="00D63D6C">
      <w:pPr>
        <w:pStyle w:val="Heading1"/>
        <w:numPr>
          <w:ilvl w:val="0"/>
          <w:numId w:val="0"/>
        </w:numPr>
        <w:rPr>
          <w:b w:val="0"/>
          <w:color w:val="2F5496"/>
        </w:rPr>
      </w:pPr>
    </w:p>
    <w:bookmarkStart w:id="4" w:name="_Toc21021729"/>
    <w:bookmarkStart w:id="5" w:name="_Toc21022806"/>
    <w:bookmarkStart w:id="6" w:name="_Toc21022924"/>
    <w:bookmarkEnd w:id="3"/>
    <w:p w14:paraId="6AEBB806" w14:textId="29A975CC" w:rsidR="00D63D6C" w:rsidRDefault="005C3682" w:rsidP="00D63D6C">
      <w:pPr>
        <w:pStyle w:val="Heading1"/>
        <w:numPr>
          <w:ilvl w:val="0"/>
          <w:numId w:val="0"/>
        </w:numPr>
        <w:rPr>
          <w:b w:val="0"/>
          <w:bCs w:val="0"/>
          <w:color w:val="2F5496"/>
          <w:kern w:val="0"/>
        </w:rPr>
      </w:pPr>
      <w:r>
        <w:rPr>
          <w:noProof/>
        </w:rPr>
        <mc:AlternateContent>
          <mc:Choice Requires="wps">
            <w:drawing>
              <wp:anchor distT="0" distB="0" distL="114300" distR="114300" simplePos="0" relativeHeight="251657216" behindDoc="0" locked="0" layoutInCell="1" allowOverlap="1" wp14:anchorId="08082391" wp14:editId="1671DFF5">
                <wp:simplePos x="0" y="0"/>
                <wp:positionH relativeFrom="page">
                  <wp:posOffset>229235</wp:posOffset>
                </wp:positionH>
                <wp:positionV relativeFrom="page">
                  <wp:posOffset>8227695</wp:posOffset>
                </wp:positionV>
                <wp:extent cx="7313930" cy="1224280"/>
                <wp:effectExtent l="0" t="0" r="0" b="0"/>
                <wp:wrapSquare wrapText="bothSides"/>
                <wp:docPr id="2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1224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A57481" w14:textId="092E4A8E" w:rsidR="00340184" w:rsidRPr="00D63D6C" w:rsidRDefault="00340184">
                            <w:pPr>
                              <w:pStyle w:val="NoSpacing"/>
                              <w:jc w:val="right"/>
                              <w:rPr>
                                <w:color w:val="595959"/>
                                <w:sz w:val="28"/>
                                <w:szCs w:val="28"/>
                              </w:rPr>
                            </w:pPr>
                            <w:del w:id="7" w:author="Lawrence King" w:date="2019-11-06T09:00:00Z">
                              <w:r w:rsidDel="005C3682">
                                <w:rPr>
                                  <w:sz w:val="28"/>
                                  <w:szCs w:val="28"/>
                                </w:rPr>
                                <w:delText>Irdeto Hackday</w:delText>
                              </w:r>
                            </w:del>
                            <w:ins w:id="8" w:author="Lawrence King" w:date="2019-11-06T09:00:00Z">
                              <w:r w:rsidR="005C3682">
                                <w:rPr>
                                  <w:sz w:val="28"/>
                                  <w:szCs w:val="28"/>
                                </w:rPr>
                                <w:t>IR</w:t>
                              </w:r>
                            </w:ins>
                            <w:ins w:id="9" w:author="Lawrence King" w:date="2019-11-06T09:01:00Z">
                              <w:r w:rsidR="005C3682">
                                <w:rPr>
                                  <w:sz w:val="28"/>
                                  <w:szCs w:val="28"/>
                                </w:rPr>
                                <w:t>CON.4</w:t>
                              </w:r>
                            </w:ins>
                          </w:p>
                          <w:p w14:paraId="04733D5A" w14:textId="4FEEF005" w:rsidR="00340184" w:rsidRDefault="00340184">
                            <w:pPr>
                              <w:pStyle w:val="NoSpacing"/>
                              <w:jc w:val="right"/>
                              <w:rPr>
                                <w:sz w:val="18"/>
                                <w:szCs w:val="18"/>
                              </w:rPr>
                            </w:pPr>
                            <w:proofErr w:type="spellStart"/>
                            <w:r>
                              <w:rPr>
                                <w:sz w:val="18"/>
                                <w:szCs w:val="18"/>
                              </w:rPr>
                              <w:t>Lawrence.King’s</w:t>
                            </w:r>
                            <w:proofErr w:type="spellEnd"/>
                            <w:r>
                              <w:rPr>
                                <w:sz w:val="18"/>
                                <w:szCs w:val="18"/>
                              </w:rPr>
                              <w:t xml:space="preserve"> </w:t>
                            </w:r>
                            <w:del w:id="10" w:author="Lawrence King" w:date="2019-11-06T09:01:00Z">
                              <w:r w:rsidDel="005C3682">
                                <w:rPr>
                                  <w:sz w:val="18"/>
                                  <w:szCs w:val="18"/>
                                </w:rPr>
                                <w:delText>Team (need a better name)</w:delText>
                              </w:r>
                            </w:del>
                          </w:p>
                          <w:p w14:paraId="540559EB" w14:textId="77777777" w:rsidR="00340184" w:rsidRDefault="00340184">
                            <w:pPr>
                              <w:pStyle w:val="NoSpacing"/>
                              <w:jc w:val="right"/>
                              <w:rPr>
                                <w:sz w:val="18"/>
                                <w:szCs w:val="18"/>
                              </w:rPr>
                            </w:pPr>
                            <w:r>
                              <w:rPr>
                                <w:sz w:val="18"/>
                                <w:szCs w:val="18"/>
                              </w:rPr>
                              <w:t>October 3, 2019</w:t>
                            </w:r>
                          </w:p>
                          <w:p w14:paraId="6C577D5C" w14:textId="1C286657" w:rsidR="00340184" w:rsidDel="005C3682" w:rsidRDefault="00340184">
                            <w:pPr>
                              <w:pStyle w:val="NoSpacing"/>
                              <w:jc w:val="right"/>
                              <w:rPr>
                                <w:del w:id="11" w:author="Lawrence King" w:date="2019-11-06T09:01:00Z"/>
                                <w:color w:val="595959"/>
                                <w:sz w:val="18"/>
                                <w:szCs w:val="18"/>
                              </w:rPr>
                            </w:pPr>
                            <w:del w:id="12" w:author="Lawrence King" w:date="2019-11-06T09:01:00Z">
                              <w:r w:rsidRPr="00340184" w:rsidDel="005C3682">
                                <w:rPr>
                                  <w:color w:val="595959"/>
                                  <w:sz w:val="18"/>
                                  <w:szCs w:val="18"/>
                                </w:rPr>
                                <w:delText>HackDay (</w:delText>
                              </w:r>
                              <w:r w:rsidR="006B052A" w:rsidDel="005C3682">
                                <w:fldChar w:fldCharType="begin"/>
                              </w:r>
                              <w:r w:rsidR="006B052A" w:rsidDel="005C3682">
                                <w:delInstrText xml:space="preserve"> HYPERLINK "file://CAOTT-LT413/Users/lawrence.king/OneDrive%20-%20Irdeto%20B.V/HackDay" </w:delInstrText>
                              </w:r>
                              <w:r w:rsidR="006B052A" w:rsidDel="005C3682">
                                <w:fldChar w:fldCharType="separate"/>
                              </w:r>
                              <w:r w:rsidR="005771AC" w:rsidRPr="004216D6" w:rsidDel="005C3682">
                                <w:rPr>
                                  <w:rStyle w:val="Hyperlink"/>
                                  <w:sz w:val="18"/>
                                  <w:szCs w:val="18"/>
                                </w:rPr>
                                <w:delText>file://CAOTT-LT413/Users/lawrence.king/OneDrive%20-%20Irdeto%20B.V/HackDay</w:delText>
                              </w:r>
                              <w:r w:rsidR="006B052A" w:rsidDel="005C3682">
                                <w:rPr>
                                  <w:rStyle w:val="Hyperlink"/>
                                  <w:sz w:val="18"/>
                                  <w:szCs w:val="18"/>
                                </w:rPr>
                                <w:fldChar w:fldCharType="end"/>
                              </w:r>
                              <w:r w:rsidRPr="00340184" w:rsidDel="005C3682">
                                <w:rPr>
                                  <w:color w:val="595959"/>
                                  <w:sz w:val="18"/>
                                  <w:szCs w:val="18"/>
                                </w:rPr>
                                <w:delText>)</w:delText>
                              </w:r>
                            </w:del>
                          </w:p>
                          <w:p w14:paraId="73712F53" w14:textId="358E0B92" w:rsidR="00295B91" w:rsidDel="005C3682" w:rsidRDefault="006B052A">
                            <w:pPr>
                              <w:pStyle w:val="NoSpacing"/>
                              <w:jc w:val="right"/>
                              <w:rPr>
                                <w:del w:id="13" w:author="Lawrence King" w:date="2019-11-06T09:01:00Z"/>
                                <w:color w:val="595959"/>
                                <w:sz w:val="18"/>
                                <w:szCs w:val="18"/>
                              </w:rPr>
                            </w:pPr>
                            <w:del w:id="14" w:author="Lawrence King" w:date="2019-11-06T09:01:00Z">
                              <w:r w:rsidDel="005C3682">
                                <w:fldChar w:fldCharType="begin"/>
                              </w:r>
                              <w:r w:rsidDel="005C3682">
                                <w:delInstrText xml:space="preserve"> HYPERLINK "https://irdeto-my.sharepoint.com/:f:/p/lawrence_king/EiDROcP6G61NmMwbrCUVgpEBzz5nFt-7XGbCgU5WYyZhKA?e=C8gsV4" </w:delInstrText>
                              </w:r>
                              <w:r w:rsidDel="005C3682">
                                <w:fldChar w:fldCharType="separate"/>
                              </w:r>
                              <w:r w:rsidR="009B72F0" w:rsidRPr="004216D6" w:rsidDel="005C3682">
                                <w:rPr>
                                  <w:rStyle w:val="Hyperlink"/>
                                  <w:sz w:val="18"/>
                                  <w:szCs w:val="18"/>
                                </w:rPr>
                                <w:delText>https://irdeto-my.sharepoint.com/:f:/p/lawrence_king/EiDROcP6G61NmMwbrCUVgpEBzz5nFt-7XGbCgU5WYyZhKA?e=C8gsV4</w:delText>
                              </w:r>
                              <w:r w:rsidDel="005C3682">
                                <w:rPr>
                                  <w:rStyle w:val="Hyperlink"/>
                                  <w:sz w:val="18"/>
                                  <w:szCs w:val="18"/>
                                </w:rPr>
                                <w:fldChar w:fldCharType="end"/>
                              </w:r>
                            </w:del>
                          </w:p>
                          <w:p w14:paraId="58317B90" w14:textId="77777777" w:rsidR="009B72F0" w:rsidRDefault="009B72F0">
                            <w:pPr>
                              <w:pStyle w:val="NoSpacing"/>
                              <w:jc w:val="right"/>
                              <w:rPr>
                                <w:color w:val="595959"/>
                                <w:sz w:val="18"/>
                                <w:szCs w:val="18"/>
                              </w:rPr>
                            </w:pPr>
                          </w:p>
                          <w:p w14:paraId="7D5E1940" w14:textId="77777777" w:rsidR="005771AC" w:rsidRPr="00D63D6C" w:rsidRDefault="005771AC" w:rsidP="00295B91">
                            <w:pPr>
                              <w:pStyle w:val="NoSpacing"/>
                              <w:jc w:val="center"/>
                              <w:rPr>
                                <w:color w:val="595959"/>
                                <w:sz w:val="18"/>
                                <w:szCs w:val="18"/>
                              </w:rPr>
                            </w:pPr>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w14:anchorId="08082391" id="Text Box 152" o:spid="_x0000_s1028" type="#_x0000_t202" style="position:absolute;margin-left:18.05pt;margin-top:647.85pt;width:575.9pt;height:96.4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" filled="f" stroked="f" strokeweight=".5pt">
                <v:textbox inset="126pt,0,54pt,0">
                  <w:txbxContent>
                    <w:p w14:paraId="36A57481" w14:textId="092E4A8E" w:rsidR="00340184" w:rsidRPr="00D63D6C" w:rsidRDefault="00340184">
                      <w:pPr>
                        <w:pStyle w:val="NoSpacing"/>
                        <w:jc w:val="right"/>
                        <w:rPr>
                          <w:color w:val="595959"/>
                          <w:sz w:val="28"/>
                          <w:szCs w:val="28"/>
                        </w:rPr>
                      </w:pPr>
                      <w:del w:id="18" w:author="Lawrence King" w:date="2019-11-06T09:00:00Z">
                        <w:r w:rsidDel="005C3682">
                          <w:rPr>
                            <w:sz w:val="28"/>
                            <w:szCs w:val="28"/>
                          </w:rPr>
                          <w:delText>Irdeto Hackday</w:delText>
                        </w:r>
                      </w:del>
                      <w:ins w:id="19" w:author="Lawrence King" w:date="2019-11-06T09:00:00Z">
                        <w:r w:rsidR="005C3682">
                          <w:rPr>
                            <w:sz w:val="28"/>
                            <w:szCs w:val="28"/>
                          </w:rPr>
                          <w:t>IR</w:t>
                        </w:r>
                      </w:ins>
                      <w:ins w:id="20" w:author="Lawrence King" w:date="2019-11-06T09:01:00Z">
                        <w:r w:rsidR="005C3682">
                          <w:rPr>
                            <w:sz w:val="28"/>
                            <w:szCs w:val="28"/>
                          </w:rPr>
                          <w:t>CON.4</w:t>
                        </w:r>
                      </w:ins>
                    </w:p>
                    <w:p w14:paraId="04733D5A" w14:textId="4FEEF005" w:rsidR="00340184" w:rsidRDefault="00340184">
                      <w:pPr>
                        <w:pStyle w:val="NoSpacing"/>
                        <w:jc w:val="right"/>
                        <w:rPr>
                          <w:sz w:val="18"/>
                          <w:szCs w:val="18"/>
                        </w:rPr>
                      </w:pPr>
                      <w:proofErr w:type="spellStart"/>
                      <w:r>
                        <w:rPr>
                          <w:sz w:val="18"/>
                          <w:szCs w:val="18"/>
                        </w:rPr>
                        <w:t>Lawrence.King’s</w:t>
                      </w:r>
                      <w:proofErr w:type="spellEnd"/>
                      <w:r>
                        <w:rPr>
                          <w:sz w:val="18"/>
                          <w:szCs w:val="18"/>
                        </w:rPr>
                        <w:t xml:space="preserve"> </w:t>
                      </w:r>
                      <w:del w:id="21" w:author="Lawrence King" w:date="2019-11-06T09:01:00Z">
                        <w:r w:rsidDel="005C3682">
                          <w:rPr>
                            <w:sz w:val="18"/>
                            <w:szCs w:val="18"/>
                          </w:rPr>
                          <w:delText>Team (need a better name)</w:delText>
                        </w:r>
                      </w:del>
                    </w:p>
                    <w:p w14:paraId="540559EB" w14:textId="77777777" w:rsidR="00340184" w:rsidRDefault="00340184">
                      <w:pPr>
                        <w:pStyle w:val="NoSpacing"/>
                        <w:jc w:val="right"/>
                        <w:rPr>
                          <w:sz w:val="18"/>
                          <w:szCs w:val="18"/>
                        </w:rPr>
                      </w:pPr>
                      <w:r>
                        <w:rPr>
                          <w:sz w:val="18"/>
                          <w:szCs w:val="18"/>
                        </w:rPr>
                        <w:t>October 3, 2019</w:t>
                      </w:r>
                    </w:p>
                    <w:p w14:paraId="6C577D5C" w14:textId="1C286657" w:rsidR="00340184" w:rsidDel="005C3682" w:rsidRDefault="00340184">
                      <w:pPr>
                        <w:pStyle w:val="NoSpacing"/>
                        <w:jc w:val="right"/>
                        <w:rPr>
                          <w:del w:id="22" w:author="Lawrence King" w:date="2019-11-06T09:01:00Z"/>
                          <w:color w:val="595959"/>
                          <w:sz w:val="18"/>
                          <w:szCs w:val="18"/>
                        </w:rPr>
                      </w:pPr>
                      <w:del w:id="23" w:author="Lawrence King" w:date="2019-11-06T09:01:00Z">
                        <w:r w:rsidRPr="00340184" w:rsidDel="005C3682">
                          <w:rPr>
                            <w:color w:val="595959"/>
                            <w:sz w:val="18"/>
                            <w:szCs w:val="18"/>
                          </w:rPr>
                          <w:delText>HackDay (</w:delText>
                        </w:r>
                        <w:r w:rsidR="006B052A" w:rsidDel="005C3682">
                          <w:fldChar w:fldCharType="begin"/>
                        </w:r>
                        <w:r w:rsidR="006B052A" w:rsidDel="005C3682">
                          <w:delInstrText xml:space="preserve"> HYPERLINK "file://CAOTT-LT413/Users/lawrence.king/OneDrive%20-%20Irdeto%20B.V/HackDay" </w:delInstrText>
                        </w:r>
                        <w:r w:rsidR="006B052A" w:rsidDel="005C3682">
                          <w:fldChar w:fldCharType="separate"/>
                        </w:r>
                        <w:r w:rsidR="005771AC" w:rsidRPr="004216D6" w:rsidDel="005C3682">
                          <w:rPr>
                            <w:rStyle w:val="Hyperlink"/>
                            <w:sz w:val="18"/>
                            <w:szCs w:val="18"/>
                          </w:rPr>
                          <w:delText>file://CAOTT-LT413/Users/lawrence.king/OneDrive%20-%20Irdeto%20B.V/HackDay</w:delText>
                        </w:r>
                        <w:r w:rsidR="006B052A" w:rsidDel="005C3682">
                          <w:rPr>
                            <w:rStyle w:val="Hyperlink"/>
                            <w:sz w:val="18"/>
                            <w:szCs w:val="18"/>
                          </w:rPr>
                          <w:fldChar w:fldCharType="end"/>
                        </w:r>
                        <w:r w:rsidRPr="00340184" w:rsidDel="005C3682">
                          <w:rPr>
                            <w:color w:val="595959"/>
                            <w:sz w:val="18"/>
                            <w:szCs w:val="18"/>
                          </w:rPr>
                          <w:delText>)</w:delText>
                        </w:r>
                      </w:del>
                    </w:p>
                    <w:p w14:paraId="73712F53" w14:textId="358E0B92" w:rsidR="00295B91" w:rsidDel="005C3682" w:rsidRDefault="006B052A">
                      <w:pPr>
                        <w:pStyle w:val="NoSpacing"/>
                        <w:jc w:val="right"/>
                        <w:rPr>
                          <w:del w:id="24" w:author="Lawrence King" w:date="2019-11-06T09:01:00Z"/>
                          <w:color w:val="595959"/>
                          <w:sz w:val="18"/>
                          <w:szCs w:val="18"/>
                        </w:rPr>
                      </w:pPr>
                      <w:del w:id="25" w:author="Lawrence King" w:date="2019-11-06T09:01:00Z">
                        <w:r w:rsidDel="005C3682">
                          <w:fldChar w:fldCharType="begin"/>
                        </w:r>
                        <w:r w:rsidDel="005C3682">
                          <w:delInstrText xml:space="preserve"> HYPERLINK "https://irdeto-my.sharepoint.com/:f:/p/lawrence_king/EiDROcP6G61NmMwbrCUVgpEB</w:delInstrText>
                        </w:r>
                        <w:r w:rsidDel="005C3682">
                          <w:delInstrText xml:space="preserve">zz5nFt-7XGbCgU5WYyZhKA?e=C8gsV4" </w:delInstrText>
                        </w:r>
                        <w:r w:rsidDel="005C3682">
                          <w:fldChar w:fldCharType="separate"/>
                        </w:r>
                        <w:r w:rsidR="009B72F0" w:rsidRPr="004216D6" w:rsidDel="005C3682">
                          <w:rPr>
                            <w:rStyle w:val="Hyperlink"/>
                            <w:sz w:val="18"/>
                            <w:szCs w:val="18"/>
                          </w:rPr>
                          <w:delText>https://irdeto-my.sharepoint.com/:f:/p/lawrence_king/EiDROcP6G61NmMwbrCUVgpEBzz5nFt-7XGbCgU5WYyZhKA?e=C8gsV4</w:delText>
                        </w:r>
                        <w:r w:rsidDel="005C3682">
                          <w:rPr>
                            <w:rStyle w:val="Hyperlink"/>
                            <w:sz w:val="18"/>
                            <w:szCs w:val="18"/>
                          </w:rPr>
                          <w:fldChar w:fldCharType="end"/>
                        </w:r>
                      </w:del>
                    </w:p>
                    <w:p w14:paraId="58317B90" w14:textId="77777777" w:rsidR="009B72F0" w:rsidRDefault="009B72F0">
                      <w:pPr>
                        <w:pStyle w:val="NoSpacing"/>
                        <w:jc w:val="right"/>
                        <w:rPr>
                          <w:color w:val="595959"/>
                          <w:sz w:val="18"/>
                          <w:szCs w:val="18"/>
                        </w:rPr>
                      </w:pPr>
                    </w:p>
                    <w:p w14:paraId="7D5E1940" w14:textId="77777777" w:rsidR="005771AC" w:rsidRPr="00D63D6C" w:rsidRDefault="005771AC" w:rsidP="00295B91">
                      <w:pPr>
                        <w:pStyle w:val="NoSpacing"/>
                        <w:jc w:val="center"/>
                        <w:rPr>
                          <w:color w:val="595959"/>
                          <w:sz w:val="18"/>
                          <w:szCs w:val="18"/>
                        </w:rPr>
                      </w:pPr>
                    </w:p>
                  </w:txbxContent>
                </v:textbox>
                <w10:wrap type="square" anchorx="page" anchory="page"/>
              </v:shape>
            </w:pict>
          </mc:Fallback>
        </mc:AlternateContent>
      </w:r>
      <w:bookmarkEnd w:id="4"/>
      <w:bookmarkEnd w:id="5"/>
      <w:bookmarkEnd w:id="6"/>
      <w:r w:rsidR="00D63D6C">
        <w:rPr>
          <w:b w:val="0"/>
          <w:bCs w:val="0"/>
          <w:color w:val="2F5496"/>
          <w:kern w:val="0"/>
        </w:rPr>
        <w:br w:type="page"/>
      </w:r>
    </w:p>
    <w:p w14:paraId="6FFFA654" w14:textId="77777777" w:rsidR="00D63D6C" w:rsidRDefault="00D63D6C" w:rsidP="00D63D6C">
      <w:pPr>
        <w:pStyle w:val="Heading1"/>
        <w:numPr>
          <w:ilvl w:val="0"/>
          <w:numId w:val="0"/>
        </w:numPr>
      </w:pPr>
      <w:bookmarkStart w:id="15" w:name="_Toc21022925"/>
      <w:bookmarkStart w:id="16" w:name="_Toc21021730"/>
      <w:r>
        <w:lastRenderedPageBreak/>
        <w:t>Contents</w:t>
      </w:r>
      <w:bookmarkEnd w:id="15"/>
      <w:bookmarkEnd w:id="16"/>
    </w:p>
    <w:p w14:paraId="7ED38E6E" w14:textId="2C5FC324" w:rsidR="00996368" w:rsidRPr="008171FF" w:rsidRDefault="00D63D6C">
      <w:pPr>
        <w:pStyle w:val="TOC1"/>
        <w:tabs>
          <w:tab w:val="right" w:leader="dot" w:pos="10790"/>
        </w:tabs>
        <w:rPr>
          <w:rFonts w:eastAsia="Yu Mincho" w:cs="Arial"/>
        </w:rPr>
      </w:pPr>
      <w:r>
        <w:fldChar w:fldCharType="begin"/>
      </w:r>
      <w:r>
        <w:instrText xml:space="preserve"> TOC \o "1-3" \h \z \u </w:instrText>
      </w:r>
      <w:r>
        <w:fldChar w:fldCharType="separate"/>
      </w:r>
      <w:hyperlink w:anchor="_Toc21022925" w:history="1">
        <w:r w:rsidR="00996368" w:rsidRPr="007E0AAD">
          <w:rPr>
            <w:rStyle w:val="Hyperlink"/>
            <w:noProof/>
          </w:rPr>
          <w:t>Contents</w:t>
        </w:r>
        <w:r w:rsidR="00996368">
          <w:rPr>
            <w:noProof/>
            <w:webHidden/>
          </w:rPr>
          <w:tab/>
        </w:r>
        <w:r w:rsidR="00996368">
          <w:rPr>
            <w:noProof/>
            <w:webHidden/>
          </w:rPr>
          <w:fldChar w:fldCharType="begin"/>
        </w:r>
        <w:r w:rsidR="00996368">
          <w:rPr>
            <w:noProof/>
            <w:webHidden/>
          </w:rPr>
          <w:instrText xml:space="preserve"> PAGEREF _Toc21022925 \h </w:instrText>
        </w:r>
        <w:r w:rsidR="00996368">
          <w:rPr>
            <w:noProof/>
            <w:webHidden/>
          </w:rPr>
        </w:r>
        <w:r w:rsidR="00996368">
          <w:rPr>
            <w:noProof/>
            <w:webHidden/>
          </w:rPr>
          <w:fldChar w:fldCharType="separate"/>
        </w:r>
        <w:r w:rsidR="00131746">
          <w:rPr>
            <w:noProof/>
            <w:webHidden/>
          </w:rPr>
          <w:t>1</w:t>
        </w:r>
        <w:r w:rsidR="00996368">
          <w:rPr>
            <w:noProof/>
            <w:webHidden/>
          </w:rPr>
          <w:fldChar w:fldCharType="end"/>
        </w:r>
      </w:hyperlink>
    </w:p>
    <w:p w14:paraId="150C111E" w14:textId="62A41959" w:rsidR="00996368" w:rsidRPr="008171FF" w:rsidRDefault="00EC61B4">
      <w:pPr>
        <w:pStyle w:val="TOC1"/>
        <w:tabs>
          <w:tab w:val="left" w:pos="440"/>
          <w:tab w:val="right" w:leader="dot" w:pos="10790"/>
        </w:tabs>
        <w:rPr>
          <w:rFonts w:eastAsia="Yu Mincho" w:cs="Arial"/>
        </w:rPr>
      </w:pPr>
      <w:hyperlink w:anchor="_Toc21022926" w:history="1">
        <w:r w:rsidR="00996368" w:rsidRPr="007E0AAD">
          <w:rPr>
            <w:rStyle w:val="Hyperlink"/>
            <w:noProof/>
          </w:rPr>
          <w:t>1</w:t>
        </w:r>
        <w:r w:rsidR="00996368" w:rsidRPr="008171FF">
          <w:rPr>
            <w:rFonts w:eastAsia="Yu Mincho" w:cs="Arial"/>
          </w:rPr>
          <w:tab/>
        </w:r>
        <w:r w:rsidR="00996368" w:rsidRPr="007E0AAD">
          <w:rPr>
            <w:rStyle w:val="Hyperlink"/>
            <w:noProof/>
          </w:rPr>
          <w:t>Team members</w:t>
        </w:r>
        <w:r w:rsidR="00996368">
          <w:rPr>
            <w:noProof/>
            <w:webHidden/>
          </w:rPr>
          <w:tab/>
        </w:r>
        <w:r w:rsidR="00996368">
          <w:rPr>
            <w:noProof/>
            <w:webHidden/>
          </w:rPr>
          <w:fldChar w:fldCharType="begin"/>
        </w:r>
        <w:r w:rsidR="00996368">
          <w:rPr>
            <w:noProof/>
            <w:webHidden/>
          </w:rPr>
          <w:instrText xml:space="preserve"> PAGEREF _Toc21022926 \h </w:instrText>
        </w:r>
        <w:r w:rsidR="00996368">
          <w:rPr>
            <w:noProof/>
            <w:webHidden/>
          </w:rPr>
        </w:r>
        <w:r w:rsidR="00996368">
          <w:rPr>
            <w:noProof/>
            <w:webHidden/>
          </w:rPr>
          <w:fldChar w:fldCharType="separate"/>
        </w:r>
        <w:r w:rsidR="00131746">
          <w:rPr>
            <w:noProof/>
            <w:webHidden/>
          </w:rPr>
          <w:t>4</w:t>
        </w:r>
        <w:r w:rsidR="00996368">
          <w:rPr>
            <w:noProof/>
            <w:webHidden/>
          </w:rPr>
          <w:fldChar w:fldCharType="end"/>
        </w:r>
      </w:hyperlink>
    </w:p>
    <w:p w14:paraId="0AF968D2" w14:textId="1B7007B4" w:rsidR="00996368" w:rsidRPr="008171FF" w:rsidRDefault="00EC61B4">
      <w:pPr>
        <w:pStyle w:val="TOC1"/>
        <w:tabs>
          <w:tab w:val="left" w:pos="440"/>
          <w:tab w:val="right" w:leader="dot" w:pos="10790"/>
        </w:tabs>
        <w:rPr>
          <w:rFonts w:eastAsia="Yu Mincho" w:cs="Arial"/>
        </w:rPr>
      </w:pPr>
      <w:hyperlink w:anchor="_Toc21022930" w:history="1">
        <w:r w:rsidR="00996368" w:rsidRPr="007E0AAD">
          <w:rPr>
            <w:rStyle w:val="Hyperlink"/>
            <w:noProof/>
          </w:rPr>
          <w:t>2</w:t>
        </w:r>
        <w:r w:rsidR="00996368" w:rsidRPr="008171FF">
          <w:rPr>
            <w:rFonts w:eastAsia="Yu Mincho" w:cs="Arial"/>
          </w:rPr>
          <w:tab/>
        </w:r>
        <w:r w:rsidR="00996368" w:rsidRPr="007E0AAD">
          <w:rPr>
            <w:rStyle w:val="Hyperlink"/>
            <w:noProof/>
          </w:rPr>
          <w:t>What is the Problem</w:t>
        </w:r>
        <w:r w:rsidR="00996368">
          <w:rPr>
            <w:noProof/>
            <w:webHidden/>
          </w:rPr>
          <w:tab/>
        </w:r>
        <w:r w:rsidR="00996368">
          <w:rPr>
            <w:noProof/>
            <w:webHidden/>
          </w:rPr>
          <w:fldChar w:fldCharType="begin"/>
        </w:r>
        <w:r w:rsidR="00996368">
          <w:rPr>
            <w:noProof/>
            <w:webHidden/>
          </w:rPr>
          <w:instrText xml:space="preserve"> PAGEREF _Toc21022930 \h </w:instrText>
        </w:r>
        <w:r w:rsidR="00996368">
          <w:rPr>
            <w:noProof/>
            <w:webHidden/>
          </w:rPr>
        </w:r>
        <w:r w:rsidR="00996368">
          <w:rPr>
            <w:noProof/>
            <w:webHidden/>
          </w:rPr>
          <w:fldChar w:fldCharType="separate"/>
        </w:r>
        <w:r w:rsidR="00131746">
          <w:rPr>
            <w:noProof/>
            <w:webHidden/>
          </w:rPr>
          <w:t>4</w:t>
        </w:r>
        <w:r w:rsidR="00996368">
          <w:rPr>
            <w:noProof/>
            <w:webHidden/>
          </w:rPr>
          <w:fldChar w:fldCharType="end"/>
        </w:r>
      </w:hyperlink>
    </w:p>
    <w:p w14:paraId="1D36E741" w14:textId="59116559" w:rsidR="00996368" w:rsidRPr="008171FF" w:rsidRDefault="00EC61B4">
      <w:pPr>
        <w:pStyle w:val="TOC1"/>
        <w:tabs>
          <w:tab w:val="left" w:pos="440"/>
          <w:tab w:val="right" w:leader="dot" w:pos="10790"/>
        </w:tabs>
        <w:rPr>
          <w:rFonts w:eastAsia="Yu Mincho" w:cs="Arial"/>
        </w:rPr>
      </w:pPr>
      <w:hyperlink w:anchor="_Toc21022931" w:history="1">
        <w:r w:rsidR="00996368" w:rsidRPr="007E0AAD">
          <w:rPr>
            <w:rStyle w:val="Hyperlink"/>
            <w:noProof/>
          </w:rPr>
          <w:t>3</w:t>
        </w:r>
        <w:r w:rsidR="00996368" w:rsidRPr="008171FF">
          <w:rPr>
            <w:rFonts w:eastAsia="Yu Mincho" w:cs="Arial"/>
          </w:rPr>
          <w:tab/>
        </w:r>
        <w:r w:rsidR="00996368" w:rsidRPr="007E0AAD">
          <w:rPr>
            <w:rStyle w:val="Hyperlink"/>
            <w:noProof/>
          </w:rPr>
          <w:t>Coding Guidelines</w:t>
        </w:r>
        <w:r w:rsidR="00996368">
          <w:rPr>
            <w:noProof/>
            <w:webHidden/>
          </w:rPr>
          <w:tab/>
        </w:r>
        <w:r w:rsidR="00996368">
          <w:rPr>
            <w:noProof/>
            <w:webHidden/>
          </w:rPr>
          <w:fldChar w:fldCharType="begin"/>
        </w:r>
        <w:r w:rsidR="00996368">
          <w:rPr>
            <w:noProof/>
            <w:webHidden/>
          </w:rPr>
          <w:instrText xml:space="preserve"> PAGEREF _Toc21022931 \h </w:instrText>
        </w:r>
        <w:r w:rsidR="00996368">
          <w:rPr>
            <w:noProof/>
            <w:webHidden/>
          </w:rPr>
        </w:r>
        <w:r w:rsidR="00996368">
          <w:rPr>
            <w:noProof/>
            <w:webHidden/>
          </w:rPr>
          <w:fldChar w:fldCharType="separate"/>
        </w:r>
        <w:r w:rsidR="00131746">
          <w:rPr>
            <w:noProof/>
            <w:webHidden/>
          </w:rPr>
          <w:t>5</w:t>
        </w:r>
        <w:r w:rsidR="00996368">
          <w:rPr>
            <w:noProof/>
            <w:webHidden/>
          </w:rPr>
          <w:fldChar w:fldCharType="end"/>
        </w:r>
      </w:hyperlink>
    </w:p>
    <w:p w14:paraId="5E526D79" w14:textId="7A9C47E0" w:rsidR="00996368" w:rsidRPr="008171FF" w:rsidRDefault="00EC61B4">
      <w:pPr>
        <w:pStyle w:val="TOC1"/>
        <w:tabs>
          <w:tab w:val="left" w:pos="440"/>
          <w:tab w:val="right" w:leader="dot" w:pos="10790"/>
        </w:tabs>
        <w:rPr>
          <w:rFonts w:eastAsia="Yu Mincho" w:cs="Arial"/>
        </w:rPr>
      </w:pPr>
      <w:hyperlink w:anchor="_Toc21022932" w:history="1">
        <w:r w:rsidR="00996368" w:rsidRPr="007E0AAD">
          <w:rPr>
            <w:rStyle w:val="Hyperlink"/>
            <w:noProof/>
          </w:rPr>
          <w:t>4</w:t>
        </w:r>
        <w:r w:rsidR="00996368" w:rsidRPr="008171FF">
          <w:rPr>
            <w:rFonts w:eastAsia="Yu Mincho" w:cs="Arial"/>
          </w:rPr>
          <w:tab/>
        </w:r>
        <w:r w:rsidR="00996368" w:rsidRPr="007E0AAD">
          <w:rPr>
            <w:rStyle w:val="Hyperlink"/>
            <w:noProof/>
          </w:rPr>
          <w:t>Generating initial secure keys in the device.</w:t>
        </w:r>
        <w:r w:rsidR="00996368">
          <w:rPr>
            <w:noProof/>
            <w:webHidden/>
          </w:rPr>
          <w:tab/>
        </w:r>
        <w:r w:rsidR="00996368">
          <w:rPr>
            <w:noProof/>
            <w:webHidden/>
          </w:rPr>
          <w:fldChar w:fldCharType="begin"/>
        </w:r>
        <w:r w:rsidR="00996368">
          <w:rPr>
            <w:noProof/>
            <w:webHidden/>
          </w:rPr>
          <w:instrText xml:space="preserve"> PAGEREF _Toc21022932 \h </w:instrText>
        </w:r>
        <w:r w:rsidR="00996368">
          <w:rPr>
            <w:noProof/>
            <w:webHidden/>
          </w:rPr>
        </w:r>
        <w:r w:rsidR="00996368">
          <w:rPr>
            <w:noProof/>
            <w:webHidden/>
          </w:rPr>
          <w:fldChar w:fldCharType="separate"/>
        </w:r>
        <w:r w:rsidR="00131746">
          <w:rPr>
            <w:noProof/>
            <w:webHidden/>
          </w:rPr>
          <w:t>5</w:t>
        </w:r>
        <w:r w:rsidR="00996368">
          <w:rPr>
            <w:noProof/>
            <w:webHidden/>
          </w:rPr>
          <w:fldChar w:fldCharType="end"/>
        </w:r>
      </w:hyperlink>
    </w:p>
    <w:p w14:paraId="1B3E9207" w14:textId="7F5F91CA" w:rsidR="00996368" w:rsidRPr="008171FF" w:rsidRDefault="00EC61B4">
      <w:pPr>
        <w:pStyle w:val="TOC1"/>
        <w:tabs>
          <w:tab w:val="left" w:pos="440"/>
          <w:tab w:val="right" w:leader="dot" w:pos="10790"/>
        </w:tabs>
        <w:rPr>
          <w:rFonts w:eastAsia="Yu Mincho" w:cs="Arial"/>
        </w:rPr>
      </w:pPr>
      <w:hyperlink w:anchor="_Toc21022933" w:history="1">
        <w:r w:rsidR="00996368" w:rsidRPr="007E0AAD">
          <w:rPr>
            <w:rStyle w:val="Hyperlink"/>
            <w:noProof/>
          </w:rPr>
          <w:t>5</w:t>
        </w:r>
        <w:r w:rsidR="00996368" w:rsidRPr="008171FF">
          <w:rPr>
            <w:rFonts w:eastAsia="Yu Mincho" w:cs="Arial"/>
          </w:rPr>
          <w:tab/>
        </w:r>
        <w:r w:rsidR="00996368" w:rsidRPr="007E0AAD">
          <w:rPr>
            <w:rStyle w:val="Hyperlink"/>
            <w:noProof/>
          </w:rPr>
          <w:t>Transcoding</w:t>
        </w:r>
        <w:r w:rsidR="00996368">
          <w:rPr>
            <w:noProof/>
            <w:webHidden/>
          </w:rPr>
          <w:tab/>
        </w:r>
        <w:r w:rsidR="00996368">
          <w:rPr>
            <w:noProof/>
            <w:webHidden/>
          </w:rPr>
          <w:fldChar w:fldCharType="begin"/>
        </w:r>
        <w:r w:rsidR="00996368">
          <w:rPr>
            <w:noProof/>
            <w:webHidden/>
          </w:rPr>
          <w:instrText xml:space="preserve"> PAGEREF _Toc21022933 \h </w:instrText>
        </w:r>
        <w:r w:rsidR="00996368">
          <w:rPr>
            <w:noProof/>
            <w:webHidden/>
          </w:rPr>
        </w:r>
        <w:r w:rsidR="00996368">
          <w:rPr>
            <w:noProof/>
            <w:webHidden/>
          </w:rPr>
          <w:fldChar w:fldCharType="separate"/>
        </w:r>
        <w:r w:rsidR="00131746">
          <w:rPr>
            <w:noProof/>
            <w:webHidden/>
          </w:rPr>
          <w:t>5</w:t>
        </w:r>
        <w:r w:rsidR="00996368">
          <w:rPr>
            <w:noProof/>
            <w:webHidden/>
          </w:rPr>
          <w:fldChar w:fldCharType="end"/>
        </w:r>
      </w:hyperlink>
    </w:p>
    <w:p w14:paraId="4A74CC91" w14:textId="24FE5884" w:rsidR="00996368" w:rsidRPr="008171FF" w:rsidRDefault="00EC61B4">
      <w:pPr>
        <w:pStyle w:val="TOC1"/>
        <w:tabs>
          <w:tab w:val="left" w:pos="440"/>
          <w:tab w:val="right" w:leader="dot" w:pos="10790"/>
        </w:tabs>
        <w:rPr>
          <w:rFonts w:eastAsia="Yu Mincho" w:cs="Arial"/>
        </w:rPr>
      </w:pPr>
      <w:hyperlink w:anchor="_Toc21022934" w:history="1">
        <w:r w:rsidR="00996368" w:rsidRPr="007E0AAD">
          <w:rPr>
            <w:rStyle w:val="Hyperlink"/>
            <w:noProof/>
          </w:rPr>
          <w:t>6</w:t>
        </w:r>
        <w:r w:rsidR="00996368" w:rsidRPr="008171FF">
          <w:rPr>
            <w:rFonts w:eastAsia="Yu Mincho" w:cs="Arial"/>
          </w:rPr>
          <w:tab/>
        </w:r>
        <w:r w:rsidR="00996368" w:rsidRPr="007E0AAD">
          <w:rPr>
            <w:rStyle w:val="Hyperlink"/>
            <w:noProof/>
          </w:rPr>
          <w:t>Whitebox security</w:t>
        </w:r>
        <w:r w:rsidR="00996368">
          <w:rPr>
            <w:noProof/>
            <w:webHidden/>
          </w:rPr>
          <w:tab/>
        </w:r>
        <w:r w:rsidR="00996368">
          <w:rPr>
            <w:noProof/>
            <w:webHidden/>
          </w:rPr>
          <w:fldChar w:fldCharType="begin"/>
        </w:r>
        <w:r w:rsidR="00996368">
          <w:rPr>
            <w:noProof/>
            <w:webHidden/>
          </w:rPr>
          <w:instrText xml:space="preserve"> PAGEREF _Toc21022934 \h </w:instrText>
        </w:r>
        <w:r w:rsidR="00996368">
          <w:rPr>
            <w:noProof/>
            <w:webHidden/>
          </w:rPr>
        </w:r>
        <w:r w:rsidR="00996368">
          <w:rPr>
            <w:noProof/>
            <w:webHidden/>
          </w:rPr>
          <w:fldChar w:fldCharType="separate"/>
        </w:r>
        <w:r w:rsidR="00131746">
          <w:rPr>
            <w:noProof/>
            <w:webHidden/>
          </w:rPr>
          <w:t>5</w:t>
        </w:r>
        <w:r w:rsidR="00996368">
          <w:rPr>
            <w:noProof/>
            <w:webHidden/>
          </w:rPr>
          <w:fldChar w:fldCharType="end"/>
        </w:r>
      </w:hyperlink>
    </w:p>
    <w:p w14:paraId="7DD8AF16" w14:textId="43DCA8DD" w:rsidR="00996368" w:rsidRPr="008171FF" w:rsidRDefault="00EC61B4">
      <w:pPr>
        <w:pStyle w:val="TOC1"/>
        <w:tabs>
          <w:tab w:val="left" w:pos="440"/>
          <w:tab w:val="right" w:leader="dot" w:pos="10790"/>
        </w:tabs>
        <w:rPr>
          <w:rFonts w:eastAsia="Yu Mincho" w:cs="Arial"/>
        </w:rPr>
      </w:pPr>
      <w:hyperlink w:anchor="_Toc21022935" w:history="1">
        <w:r w:rsidR="00996368" w:rsidRPr="007E0AAD">
          <w:rPr>
            <w:rStyle w:val="Hyperlink"/>
            <w:noProof/>
          </w:rPr>
          <w:t>7</w:t>
        </w:r>
        <w:r w:rsidR="00996368" w:rsidRPr="008171FF">
          <w:rPr>
            <w:rFonts w:eastAsia="Yu Mincho" w:cs="Arial"/>
          </w:rPr>
          <w:tab/>
        </w:r>
        <w:r w:rsidR="00996368" w:rsidRPr="007E0AAD">
          <w:rPr>
            <w:rStyle w:val="Hyperlink"/>
            <w:noProof/>
          </w:rPr>
          <w:t>CSP – protecting the running system</w:t>
        </w:r>
        <w:r w:rsidR="00996368">
          <w:rPr>
            <w:noProof/>
            <w:webHidden/>
          </w:rPr>
          <w:tab/>
        </w:r>
        <w:r w:rsidR="00996368">
          <w:rPr>
            <w:noProof/>
            <w:webHidden/>
          </w:rPr>
          <w:fldChar w:fldCharType="begin"/>
        </w:r>
        <w:r w:rsidR="00996368">
          <w:rPr>
            <w:noProof/>
            <w:webHidden/>
          </w:rPr>
          <w:instrText xml:space="preserve"> PAGEREF _Toc21022935 \h </w:instrText>
        </w:r>
        <w:r w:rsidR="00996368">
          <w:rPr>
            <w:noProof/>
            <w:webHidden/>
          </w:rPr>
        </w:r>
        <w:r w:rsidR="00996368">
          <w:rPr>
            <w:noProof/>
            <w:webHidden/>
          </w:rPr>
          <w:fldChar w:fldCharType="separate"/>
        </w:r>
        <w:r w:rsidR="00131746">
          <w:rPr>
            <w:noProof/>
            <w:webHidden/>
          </w:rPr>
          <w:t>5</w:t>
        </w:r>
        <w:r w:rsidR="00996368">
          <w:rPr>
            <w:noProof/>
            <w:webHidden/>
          </w:rPr>
          <w:fldChar w:fldCharType="end"/>
        </w:r>
      </w:hyperlink>
    </w:p>
    <w:p w14:paraId="7CC1EC14" w14:textId="5715EF33" w:rsidR="00996368" w:rsidRPr="008171FF" w:rsidRDefault="00EC61B4">
      <w:pPr>
        <w:pStyle w:val="TOC1"/>
        <w:tabs>
          <w:tab w:val="left" w:pos="440"/>
          <w:tab w:val="right" w:leader="dot" w:pos="10790"/>
        </w:tabs>
        <w:rPr>
          <w:rFonts w:eastAsia="Yu Mincho" w:cs="Arial"/>
        </w:rPr>
      </w:pPr>
      <w:hyperlink w:anchor="_Toc21022936" w:history="1">
        <w:r w:rsidR="00996368" w:rsidRPr="007E0AAD">
          <w:rPr>
            <w:rStyle w:val="Hyperlink"/>
            <w:noProof/>
          </w:rPr>
          <w:t>8</w:t>
        </w:r>
        <w:r w:rsidR="00996368" w:rsidRPr="008171FF">
          <w:rPr>
            <w:rFonts w:eastAsia="Yu Mincho" w:cs="Arial"/>
          </w:rPr>
          <w:tab/>
        </w:r>
        <w:r w:rsidR="00996368" w:rsidRPr="007E0AAD">
          <w:rPr>
            <w:rStyle w:val="Hyperlink"/>
            <w:noProof/>
          </w:rPr>
          <w:t>Demo</w:t>
        </w:r>
        <w:r w:rsidR="00996368">
          <w:rPr>
            <w:noProof/>
            <w:webHidden/>
          </w:rPr>
          <w:tab/>
        </w:r>
        <w:r w:rsidR="00996368">
          <w:rPr>
            <w:noProof/>
            <w:webHidden/>
          </w:rPr>
          <w:fldChar w:fldCharType="begin"/>
        </w:r>
        <w:r w:rsidR="00996368">
          <w:rPr>
            <w:noProof/>
            <w:webHidden/>
          </w:rPr>
          <w:instrText xml:space="preserve"> PAGEREF _Toc21022936 \h </w:instrText>
        </w:r>
        <w:r w:rsidR="00996368">
          <w:rPr>
            <w:noProof/>
            <w:webHidden/>
          </w:rPr>
        </w:r>
        <w:r w:rsidR="00996368">
          <w:rPr>
            <w:noProof/>
            <w:webHidden/>
          </w:rPr>
          <w:fldChar w:fldCharType="separate"/>
        </w:r>
        <w:r w:rsidR="00131746">
          <w:rPr>
            <w:noProof/>
            <w:webHidden/>
          </w:rPr>
          <w:t>5</w:t>
        </w:r>
        <w:r w:rsidR="00996368">
          <w:rPr>
            <w:noProof/>
            <w:webHidden/>
          </w:rPr>
          <w:fldChar w:fldCharType="end"/>
        </w:r>
      </w:hyperlink>
    </w:p>
    <w:p w14:paraId="368ABCAB" w14:textId="60877954" w:rsidR="00996368" w:rsidRPr="008171FF" w:rsidRDefault="00EC61B4">
      <w:pPr>
        <w:pStyle w:val="TOC1"/>
        <w:tabs>
          <w:tab w:val="left" w:pos="440"/>
          <w:tab w:val="right" w:leader="dot" w:pos="10790"/>
        </w:tabs>
        <w:rPr>
          <w:rFonts w:eastAsia="Yu Mincho" w:cs="Arial"/>
        </w:rPr>
      </w:pPr>
      <w:hyperlink w:anchor="_Toc21022937" w:history="1">
        <w:r w:rsidR="00996368" w:rsidRPr="007E0AAD">
          <w:rPr>
            <w:rStyle w:val="Hyperlink"/>
            <w:noProof/>
          </w:rPr>
          <w:t>9</w:t>
        </w:r>
        <w:r w:rsidR="00996368" w:rsidRPr="008171FF">
          <w:rPr>
            <w:rFonts w:eastAsia="Yu Mincho" w:cs="Arial"/>
          </w:rPr>
          <w:tab/>
        </w:r>
        <w:r w:rsidR="00996368" w:rsidRPr="007E0AAD">
          <w:rPr>
            <w:rStyle w:val="Hyperlink"/>
            <w:noProof/>
          </w:rPr>
          <w:t>Setup an Ubuntu machine</w:t>
        </w:r>
        <w:r w:rsidR="00996368">
          <w:rPr>
            <w:noProof/>
            <w:webHidden/>
          </w:rPr>
          <w:tab/>
        </w:r>
        <w:r w:rsidR="00996368">
          <w:rPr>
            <w:noProof/>
            <w:webHidden/>
          </w:rPr>
          <w:fldChar w:fldCharType="begin"/>
        </w:r>
        <w:r w:rsidR="00996368">
          <w:rPr>
            <w:noProof/>
            <w:webHidden/>
          </w:rPr>
          <w:instrText xml:space="preserve"> PAGEREF _Toc21022937 \h </w:instrText>
        </w:r>
        <w:r w:rsidR="00996368">
          <w:rPr>
            <w:noProof/>
            <w:webHidden/>
          </w:rPr>
        </w:r>
        <w:r w:rsidR="00996368">
          <w:rPr>
            <w:noProof/>
            <w:webHidden/>
          </w:rPr>
          <w:fldChar w:fldCharType="separate"/>
        </w:r>
        <w:r w:rsidR="00131746">
          <w:rPr>
            <w:noProof/>
            <w:webHidden/>
          </w:rPr>
          <w:t>7</w:t>
        </w:r>
        <w:r w:rsidR="00996368">
          <w:rPr>
            <w:noProof/>
            <w:webHidden/>
          </w:rPr>
          <w:fldChar w:fldCharType="end"/>
        </w:r>
      </w:hyperlink>
    </w:p>
    <w:p w14:paraId="0374BA46" w14:textId="51EA0BDD" w:rsidR="00996368" w:rsidRPr="008171FF" w:rsidRDefault="00EC61B4">
      <w:pPr>
        <w:pStyle w:val="TOC1"/>
        <w:tabs>
          <w:tab w:val="left" w:pos="660"/>
          <w:tab w:val="right" w:leader="dot" w:pos="10790"/>
        </w:tabs>
        <w:rPr>
          <w:rFonts w:eastAsia="Yu Mincho" w:cs="Arial"/>
        </w:rPr>
      </w:pPr>
      <w:hyperlink w:anchor="_Toc21022938" w:history="1">
        <w:r w:rsidR="00996368" w:rsidRPr="007E0AAD">
          <w:rPr>
            <w:rStyle w:val="Hyperlink"/>
            <w:noProof/>
          </w:rPr>
          <w:t>10</w:t>
        </w:r>
        <w:r w:rsidR="00996368" w:rsidRPr="008171FF">
          <w:rPr>
            <w:rFonts w:eastAsia="Yu Mincho" w:cs="Arial"/>
          </w:rPr>
          <w:tab/>
        </w:r>
        <w:r w:rsidR="00996368" w:rsidRPr="007E0AAD">
          <w:rPr>
            <w:rStyle w:val="Hyperlink"/>
            <w:noProof/>
          </w:rPr>
          <w:t>Installing Zephyr and fetching the rc-demo  git repository</w:t>
        </w:r>
        <w:r w:rsidR="00996368">
          <w:rPr>
            <w:noProof/>
            <w:webHidden/>
          </w:rPr>
          <w:tab/>
        </w:r>
        <w:r w:rsidR="00996368">
          <w:rPr>
            <w:noProof/>
            <w:webHidden/>
          </w:rPr>
          <w:fldChar w:fldCharType="begin"/>
        </w:r>
        <w:r w:rsidR="00996368">
          <w:rPr>
            <w:noProof/>
            <w:webHidden/>
          </w:rPr>
          <w:instrText xml:space="preserve"> PAGEREF _Toc21022938 \h </w:instrText>
        </w:r>
        <w:r w:rsidR="00996368">
          <w:rPr>
            <w:noProof/>
            <w:webHidden/>
          </w:rPr>
        </w:r>
        <w:r w:rsidR="00996368">
          <w:rPr>
            <w:noProof/>
            <w:webHidden/>
          </w:rPr>
          <w:fldChar w:fldCharType="separate"/>
        </w:r>
        <w:r w:rsidR="00131746">
          <w:rPr>
            <w:noProof/>
            <w:webHidden/>
          </w:rPr>
          <w:t>24</w:t>
        </w:r>
        <w:r w:rsidR="00996368">
          <w:rPr>
            <w:noProof/>
            <w:webHidden/>
          </w:rPr>
          <w:fldChar w:fldCharType="end"/>
        </w:r>
      </w:hyperlink>
    </w:p>
    <w:p w14:paraId="301AD437" w14:textId="205BF6EF" w:rsidR="00996368" w:rsidRPr="008171FF" w:rsidRDefault="00EC61B4">
      <w:pPr>
        <w:pStyle w:val="TOC1"/>
        <w:tabs>
          <w:tab w:val="left" w:pos="660"/>
          <w:tab w:val="right" w:leader="dot" w:pos="10790"/>
        </w:tabs>
        <w:rPr>
          <w:rFonts w:eastAsia="Yu Mincho" w:cs="Arial"/>
        </w:rPr>
      </w:pPr>
      <w:hyperlink w:anchor="_Toc21022939" w:history="1">
        <w:r w:rsidR="00996368" w:rsidRPr="007E0AAD">
          <w:rPr>
            <w:rStyle w:val="Hyperlink"/>
            <w:noProof/>
          </w:rPr>
          <w:t>11</w:t>
        </w:r>
        <w:r w:rsidR="00996368" w:rsidRPr="008171FF">
          <w:rPr>
            <w:rFonts w:eastAsia="Yu Mincho" w:cs="Arial"/>
          </w:rPr>
          <w:tab/>
        </w:r>
        <w:r w:rsidR="00996368" w:rsidRPr="007E0AAD">
          <w:rPr>
            <w:rStyle w:val="Hyperlink"/>
            <w:noProof/>
          </w:rPr>
          <w:t>Setting up Device Firmware Update (DFU)</w:t>
        </w:r>
        <w:r w:rsidR="00996368">
          <w:rPr>
            <w:noProof/>
            <w:webHidden/>
          </w:rPr>
          <w:tab/>
        </w:r>
        <w:r w:rsidR="00996368">
          <w:rPr>
            <w:noProof/>
            <w:webHidden/>
          </w:rPr>
          <w:fldChar w:fldCharType="begin"/>
        </w:r>
        <w:r w:rsidR="00996368">
          <w:rPr>
            <w:noProof/>
            <w:webHidden/>
          </w:rPr>
          <w:instrText xml:space="preserve"> PAGEREF _Toc21022939 \h </w:instrText>
        </w:r>
        <w:r w:rsidR="00996368">
          <w:rPr>
            <w:noProof/>
            <w:webHidden/>
          </w:rPr>
        </w:r>
        <w:r w:rsidR="00996368">
          <w:rPr>
            <w:noProof/>
            <w:webHidden/>
          </w:rPr>
          <w:fldChar w:fldCharType="separate"/>
        </w:r>
        <w:r w:rsidR="00131746">
          <w:rPr>
            <w:noProof/>
            <w:webHidden/>
          </w:rPr>
          <w:t>29</w:t>
        </w:r>
        <w:r w:rsidR="00996368">
          <w:rPr>
            <w:noProof/>
            <w:webHidden/>
          </w:rPr>
          <w:fldChar w:fldCharType="end"/>
        </w:r>
      </w:hyperlink>
    </w:p>
    <w:p w14:paraId="104C1215" w14:textId="07B4E38B" w:rsidR="00996368" w:rsidRPr="008171FF" w:rsidRDefault="00EC61B4">
      <w:pPr>
        <w:pStyle w:val="TOC1"/>
        <w:tabs>
          <w:tab w:val="left" w:pos="660"/>
          <w:tab w:val="right" w:leader="dot" w:pos="10790"/>
        </w:tabs>
        <w:rPr>
          <w:rFonts w:eastAsia="Yu Mincho" w:cs="Arial"/>
        </w:rPr>
      </w:pPr>
      <w:hyperlink w:anchor="_Toc21022940" w:history="1">
        <w:r w:rsidR="00996368" w:rsidRPr="007E0AAD">
          <w:rPr>
            <w:rStyle w:val="Hyperlink"/>
            <w:noProof/>
          </w:rPr>
          <w:t>12</w:t>
        </w:r>
        <w:r w:rsidR="00996368" w:rsidRPr="008171FF">
          <w:rPr>
            <w:rFonts w:eastAsia="Yu Mincho" w:cs="Arial"/>
          </w:rPr>
          <w:tab/>
        </w:r>
        <w:r w:rsidR="00996368" w:rsidRPr="007E0AAD">
          <w:rPr>
            <w:rStyle w:val="Hyperlink"/>
            <w:noProof/>
          </w:rPr>
          <w:t>Pushing New Images to the Asset over Bluetooth</w:t>
        </w:r>
        <w:r w:rsidR="00996368">
          <w:rPr>
            <w:noProof/>
            <w:webHidden/>
          </w:rPr>
          <w:tab/>
        </w:r>
        <w:r w:rsidR="00996368">
          <w:rPr>
            <w:noProof/>
            <w:webHidden/>
          </w:rPr>
          <w:fldChar w:fldCharType="begin"/>
        </w:r>
        <w:r w:rsidR="00996368">
          <w:rPr>
            <w:noProof/>
            <w:webHidden/>
          </w:rPr>
          <w:instrText xml:space="preserve"> PAGEREF _Toc21022940 \h </w:instrText>
        </w:r>
        <w:r w:rsidR="00996368">
          <w:rPr>
            <w:noProof/>
            <w:webHidden/>
          </w:rPr>
        </w:r>
        <w:r w:rsidR="00996368">
          <w:rPr>
            <w:noProof/>
            <w:webHidden/>
          </w:rPr>
          <w:fldChar w:fldCharType="separate"/>
        </w:r>
        <w:r w:rsidR="00131746">
          <w:rPr>
            <w:noProof/>
            <w:webHidden/>
          </w:rPr>
          <w:t>30</w:t>
        </w:r>
        <w:r w:rsidR="00996368">
          <w:rPr>
            <w:noProof/>
            <w:webHidden/>
          </w:rPr>
          <w:fldChar w:fldCharType="end"/>
        </w:r>
      </w:hyperlink>
    </w:p>
    <w:p w14:paraId="515E69C6" w14:textId="65BCC27C" w:rsidR="00996368" w:rsidRPr="008171FF" w:rsidRDefault="00EC61B4">
      <w:pPr>
        <w:pStyle w:val="TOC2"/>
        <w:tabs>
          <w:tab w:val="left" w:pos="880"/>
          <w:tab w:val="right" w:leader="dot" w:pos="10790"/>
        </w:tabs>
        <w:rPr>
          <w:rFonts w:eastAsia="Yu Mincho" w:cs="Arial"/>
        </w:rPr>
      </w:pPr>
      <w:hyperlink w:anchor="_Toc21022941" w:history="1">
        <w:r w:rsidR="00996368" w:rsidRPr="007E0AAD">
          <w:rPr>
            <w:rStyle w:val="Hyperlink"/>
            <w:noProof/>
          </w:rPr>
          <w:t>12.1</w:t>
        </w:r>
        <w:r w:rsidR="00996368" w:rsidRPr="008171FF">
          <w:rPr>
            <w:rFonts w:eastAsia="Yu Mincho" w:cs="Arial"/>
          </w:rPr>
          <w:tab/>
        </w:r>
        <w:r w:rsidR="00996368" w:rsidRPr="007E0AAD">
          <w:rPr>
            <w:rStyle w:val="Hyperlink"/>
            <w:noProof/>
          </w:rPr>
          <w:t>Install the GO programming language and MCUmgr</w:t>
        </w:r>
        <w:r w:rsidR="00996368">
          <w:rPr>
            <w:noProof/>
            <w:webHidden/>
          </w:rPr>
          <w:tab/>
        </w:r>
        <w:r w:rsidR="00996368">
          <w:rPr>
            <w:noProof/>
            <w:webHidden/>
          </w:rPr>
          <w:fldChar w:fldCharType="begin"/>
        </w:r>
        <w:r w:rsidR="00996368">
          <w:rPr>
            <w:noProof/>
            <w:webHidden/>
          </w:rPr>
          <w:instrText xml:space="preserve"> PAGEREF _Toc21022941 \h </w:instrText>
        </w:r>
        <w:r w:rsidR="00996368">
          <w:rPr>
            <w:noProof/>
            <w:webHidden/>
          </w:rPr>
        </w:r>
        <w:r w:rsidR="00996368">
          <w:rPr>
            <w:noProof/>
            <w:webHidden/>
          </w:rPr>
          <w:fldChar w:fldCharType="separate"/>
        </w:r>
        <w:r w:rsidR="00131746">
          <w:rPr>
            <w:noProof/>
            <w:webHidden/>
          </w:rPr>
          <w:t>30</w:t>
        </w:r>
        <w:r w:rsidR="00996368">
          <w:rPr>
            <w:noProof/>
            <w:webHidden/>
          </w:rPr>
          <w:fldChar w:fldCharType="end"/>
        </w:r>
      </w:hyperlink>
    </w:p>
    <w:p w14:paraId="2E0CA8F9" w14:textId="1B33B471" w:rsidR="00996368" w:rsidRPr="008171FF" w:rsidRDefault="00EC61B4">
      <w:pPr>
        <w:pStyle w:val="TOC2"/>
        <w:tabs>
          <w:tab w:val="left" w:pos="880"/>
          <w:tab w:val="right" w:leader="dot" w:pos="10790"/>
        </w:tabs>
        <w:rPr>
          <w:rFonts w:eastAsia="Yu Mincho" w:cs="Arial"/>
        </w:rPr>
      </w:pPr>
      <w:hyperlink w:anchor="_Toc21022942" w:history="1">
        <w:r w:rsidR="00996368" w:rsidRPr="007E0AAD">
          <w:rPr>
            <w:rStyle w:val="Hyperlink"/>
            <w:noProof/>
          </w:rPr>
          <w:t>12.2</w:t>
        </w:r>
        <w:r w:rsidR="00996368" w:rsidRPr="008171FF">
          <w:rPr>
            <w:rFonts w:eastAsia="Yu Mincho" w:cs="Arial"/>
          </w:rPr>
          <w:tab/>
        </w:r>
        <w:r w:rsidR="00996368" w:rsidRPr="007E0AAD">
          <w:rPr>
            <w:rStyle w:val="Hyperlink"/>
            <w:noProof/>
          </w:rPr>
          <w:t>Build a second Image, then upload to the MDK</w:t>
        </w:r>
        <w:r w:rsidR="00996368">
          <w:rPr>
            <w:noProof/>
            <w:webHidden/>
          </w:rPr>
          <w:tab/>
        </w:r>
        <w:r w:rsidR="00996368">
          <w:rPr>
            <w:noProof/>
            <w:webHidden/>
          </w:rPr>
          <w:fldChar w:fldCharType="begin"/>
        </w:r>
        <w:r w:rsidR="00996368">
          <w:rPr>
            <w:noProof/>
            <w:webHidden/>
          </w:rPr>
          <w:instrText xml:space="preserve"> PAGEREF _Toc21022942 \h </w:instrText>
        </w:r>
        <w:r w:rsidR="00996368">
          <w:rPr>
            <w:noProof/>
            <w:webHidden/>
          </w:rPr>
        </w:r>
        <w:r w:rsidR="00996368">
          <w:rPr>
            <w:noProof/>
            <w:webHidden/>
          </w:rPr>
          <w:fldChar w:fldCharType="separate"/>
        </w:r>
        <w:r w:rsidR="00131746">
          <w:rPr>
            <w:noProof/>
            <w:webHidden/>
          </w:rPr>
          <w:t>32</w:t>
        </w:r>
        <w:r w:rsidR="00996368">
          <w:rPr>
            <w:noProof/>
            <w:webHidden/>
          </w:rPr>
          <w:fldChar w:fldCharType="end"/>
        </w:r>
      </w:hyperlink>
    </w:p>
    <w:p w14:paraId="36BB1C58" w14:textId="2E089F3E" w:rsidR="00996368" w:rsidRPr="008171FF" w:rsidRDefault="00EC61B4">
      <w:pPr>
        <w:pStyle w:val="TOC1"/>
        <w:tabs>
          <w:tab w:val="left" w:pos="660"/>
          <w:tab w:val="right" w:leader="dot" w:pos="10790"/>
        </w:tabs>
        <w:rPr>
          <w:rFonts w:eastAsia="Yu Mincho" w:cs="Arial"/>
        </w:rPr>
      </w:pPr>
      <w:hyperlink w:anchor="_Toc21022943" w:history="1">
        <w:r w:rsidR="00996368" w:rsidRPr="007E0AAD">
          <w:rPr>
            <w:rStyle w:val="Hyperlink"/>
            <w:noProof/>
          </w:rPr>
          <w:t>13</w:t>
        </w:r>
        <w:r w:rsidR="00996368" w:rsidRPr="008171FF">
          <w:rPr>
            <w:rFonts w:eastAsia="Yu Mincho" w:cs="Arial"/>
          </w:rPr>
          <w:tab/>
        </w:r>
        <w:r w:rsidR="00996368" w:rsidRPr="007E0AAD">
          <w:rPr>
            <w:rStyle w:val="Hyperlink"/>
            <w:noProof/>
          </w:rPr>
          <w:t>References</w:t>
        </w:r>
        <w:r w:rsidR="00996368">
          <w:rPr>
            <w:noProof/>
            <w:webHidden/>
          </w:rPr>
          <w:tab/>
        </w:r>
        <w:r w:rsidR="00996368">
          <w:rPr>
            <w:noProof/>
            <w:webHidden/>
          </w:rPr>
          <w:fldChar w:fldCharType="begin"/>
        </w:r>
        <w:r w:rsidR="00996368">
          <w:rPr>
            <w:noProof/>
            <w:webHidden/>
          </w:rPr>
          <w:instrText xml:space="preserve"> PAGEREF _Toc21022943 \h </w:instrText>
        </w:r>
        <w:r w:rsidR="00996368">
          <w:rPr>
            <w:noProof/>
            <w:webHidden/>
          </w:rPr>
        </w:r>
        <w:r w:rsidR="00996368">
          <w:rPr>
            <w:noProof/>
            <w:webHidden/>
          </w:rPr>
          <w:fldChar w:fldCharType="separate"/>
        </w:r>
        <w:r w:rsidR="00131746">
          <w:rPr>
            <w:noProof/>
            <w:webHidden/>
          </w:rPr>
          <w:t>32</w:t>
        </w:r>
        <w:r w:rsidR="00996368">
          <w:rPr>
            <w:noProof/>
            <w:webHidden/>
          </w:rPr>
          <w:fldChar w:fldCharType="end"/>
        </w:r>
      </w:hyperlink>
    </w:p>
    <w:p w14:paraId="012F1BC9" w14:textId="77777777" w:rsidR="00D63D6C" w:rsidRDefault="00D63D6C">
      <w:pPr>
        <w:rPr>
          <w:b/>
          <w:bCs/>
          <w:noProof/>
        </w:rPr>
      </w:pPr>
      <w:r>
        <w:fldChar w:fldCharType="end"/>
      </w:r>
    </w:p>
    <w:p w14:paraId="0749AFA9" w14:textId="77777777" w:rsidR="00D63D6C" w:rsidRDefault="00D63D6C" w:rsidP="00D63D6C">
      <w:r>
        <w:rPr>
          <w:noProof/>
        </w:rPr>
        <w:br w:type="page"/>
      </w:r>
    </w:p>
    <w:p w14:paraId="30E49E5E" w14:textId="77777777" w:rsidR="00D63D6C" w:rsidRDefault="00D63D6C" w:rsidP="00D63D6C">
      <w:pPr>
        <w:pStyle w:val="Heading1"/>
        <w:numPr>
          <w:ilvl w:val="0"/>
          <w:numId w:val="0"/>
        </w:numPr>
      </w:pPr>
    </w:p>
    <w:p w14:paraId="4D9C556D" w14:textId="70976475" w:rsidR="00272369" w:rsidDel="005C3682" w:rsidRDefault="00272369" w:rsidP="00D63D6C">
      <w:pPr>
        <w:pStyle w:val="Heading1"/>
        <w:rPr>
          <w:del w:id="17" w:author="Lawrence King" w:date="2019-11-06T09:02:00Z"/>
        </w:rPr>
      </w:pPr>
      <w:bookmarkStart w:id="18" w:name="_Toc21022926"/>
      <w:bookmarkStart w:id="19" w:name="_Toc21021731"/>
      <w:del w:id="20" w:author="Lawrence King" w:date="2019-11-06T09:02:00Z">
        <w:r w:rsidDel="005C3682">
          <w:delText>Team members</w:delText>
        </w:r>
        <w:bookmarkEnd w:id="18"/>
        <w:bookmarkEnd w:id="19"/>
      </w:del>
    </w:p>
    <w:p w14:paraId="01860D8E" w14:textId="1773E84D" w:rsidR="00272369" w:rsidDel="005C3682" w:rsidRDefault="00272369" w:rsidP="00272369">
      <w:pPr>
        <w:rPr>
          <w:del w:id="21" w:author="Lawrence King" w:date="2019-11-06T09:02:00Z"/>
        </w:rPr>
      </w:pPr>
      <w:del w:id="22" w:author="Lawrence King" w:date="2019-11-06T09:02:00Z">
        <w:r w:rsidDel="005C3682">
          <w:delText>Mikhail</w:delText>
        </w:r>
        <w:r w:rsidR="00B363B2" w:rsidDel="005C3682">
          <w:delText xml:space="preserve"> – Software engineer</w:delText>
        </w:r>
      </w:del>
    </w:p>
    <w:p w14:paraId="0EC2BF61" w14:textId="20123514" w:rsidR="00272369" w:rsidDel="005C3682" w:rsidRDefault="00272369" w:rsidP="00272369">
      <w:pPr>
        <w:rPr>
          <w:del w:id="23" w:author="Lawrence King" w:date="2019-11-06T09:02:00Z"/>
        </w:rPr>
      </w:pPr>
      <w:del w:id="24" w:author="Lawrence King" w:date="2019-11-06T09:02:00Z">
        <w:r w:rsidDel="005C3682">
          <w:delText>Mark</w:delText>
        </w:r>
        <w:r w:rsidR="00B363B2" w:rsidDel="005C3682">
          <w:delText xml:space="preserve"> </w:delText>
        </w:r>
        <w:r w:rsidR="00A678C7" w:rsidDel="005C3682">
          <w:delText xml:space="preserve">- </w:delText>
        </w:r>
        <w:r w:rsidR="00B363B2" w:rsidDel="005C3682">
          <w:delText>Business development</w:delText>
        </w:r>
      </w:del>
    </w:p>
    <w:p w14:paraId="6034A7F5" w14:textId="034C6889" w:rsidR="00272369" w:rsidDel="005C3682" w:rsidRDefault="00272369" w:rsidP="00272369">
      <w:pPr>
        <w:rPr>
          <w:del w:id="25" w:author="Lawrence King" w:date="2019-11-06T09:02:00Z"/>
        </w:rPr>
      </w:pPr>
      <w:del w:id="26" w:author="Lawrence King" w:date="2019-11-06T09:02:00Z">
        <w:r w:rsidDel="005C3682">
          <w:delText>Lawrence</w:delText>
        </w:r>
        <w:r w:rsidR="00B363B2" w:rsidDel="005C3682">
          <w:delText xml:space="preserve"> – hardware engineer</w:delText>
        </w:r>
      </w:del>
    </w:p>
    <w:p w14:paraId="5F1C3E6D" w14:textId="7B06ECB3" w:rsidR="00B363B2" w:rsidDel="005C3682" w:rsidRDefault="00B363B2" w:rsidP="00272369">
      <w:pPr>
        <w:rPr>
          <w:del w:id="27" w:author="Lawrence King" w:date="2019-11-06T09:02:00Z"/>
        </w:rPr>
      </w:pPr>
      <w:del w:id="28" w:author="Lawrence King" w:date="2019-11-06T09:02:00Z">
        <w:r w:rsidDel="005C3682">
          <w:delText>Bun – presales engineer</w:delText>
        </w:r>
      </w:del>
    </w:p>
    <w:p w14:paraId="5D55ACA0" w14:textId="27969E1F" w:rsidR="008E7E8E" w:rsidRPr="008E7E8E" w:rsidDel="005C3682" w:rsidRDefault="22932981" w:rsidP="008E7E8E">
      <w:pPr>
        <w:rPr>
          <w:del w:id="29" w:author="Lawrence King" w:date="2019-11-06T09:02:00Z"/>
        </w:rPr>
      </w:pPr>
      <w:del w:id="30" w:author="Lawrence King" w:date="2019-11-06T09:02:00Z">
        <w:r w:rsidDel="005C3682">
          <w:delText>Fang – Whitebox Engineer</w:delText>
        </w:r>
      </w:del>
    </w:p>
    <w:p w14:paraId="064B07A8" w14:textId="38118C76" w:rsidR="0727675D" w:rsidDel="005C3682" w:rsidRDefault="5A4ACF27" w:rsidP="0727675D">
      <w:pPr>
        <w:rPr>
          <w:del w:id="31" w:author="Lawrence King" w:date="2019-11-06T09:02:00Z"/>
        </w:rPr>
      </w:pPr>
      <w:del w:id="32" w:author="Lawrence King" w:date="2019-11-06T09:02:00Z">
        <w:r w:rsidDel="005C3682">
          <w:delText>Xiaoxi – Transcoder E</w:delText>
        </w:r>
        <w:r w:rsidR="3BCC5F72" w:rsidDel="005C3682">
          <w:delText>ngine</w:delText>
        </w:r>
        <w:r w:rsidR="406BC2A8" w:rsidDel="005C3682">
          <w:delText>e</w:delText>
        </w:r>
        <w:r w:rsidR="3BCC5F72" w:rsidDel="005C3682">
          <w:delText>r</w:delText>
        </w:r>
      </w:del>
    </w:p>
    <w:p w14:paraId="65B6B978" w14:textId="14465B58" w:rsidR="3A5CF47C" w:rsidDel="005C3682" w:rsidRDefault="3A5CF47C" w:rsidP="3A5CF47C">
      <w:pPr>
        <w:rPr>
          <w:del w:id="33" w:author="Lawrence King" w:date="2019-11-06T09:03:00Z"/>
        </w:rPr>
      </w:pPr>
    </w:p>
    <w:p w14:paraId="5993CAA4" w14:textId="6A2AF597" w:rsidR="00B363B2" w:rsidDel="005C3682" w:rsidRDefault="00B363B2" w:rsidP="00272369">
      <w:pPr>
        <w:rPr>
          <w:del w:id="34" w:author="Lawrence King" w:date="2019-11-06T09:03:00Z"/>
        </w:rPr>
      </w:pPr>
    </w:p>
    <w:p w14:paraId="15D1D6C3" w14:textId="0D1C8BA8" w:rsidR="00272369" w:rsidRPr="00272369" w:rsidDel="005C3682" w:rsidRDefault="00272369" w:rsidP="00272369">
      <w:pPr>
        <w:rPr>
          <w:del w:id="35" w:author="Lawrence King" w:date="2019-11-06T09:03:00Z"/>
        </w:rPr>
      </w:pPr>
    </w:p>
    <w:p w14:paraId="0F85245E" w14:textId="1BD99D88" w:rsidR="00AB67FF" w:rsidDel="005C3682" w:rsidRDefault="00272369" w:rsidP="005D3A24">
      <w:pPr>
        <w:pStyle w:val="Heading1"/>
        <w:rPr>
          <w:del w:id="36" w:author="Lawrence King" w:date="2019-11-06T09:03:00Z"/>
        </w:rPr>
      </w:pPr>
      <w:bookmarkStart w:id="37" w:name="_Toc21021732"/>
      <w:bookmarkStart w:id="38" w:name="_Toc21022809"/>
      <w:bookmarkStart w:id="39" w:name="_Toc21022927"/>
      <w:bookmarkStart w:id="40" w:name="_Toc21021733"/>
      <w:bookmarkStart w:id="41" w:name="_Toc21022810"/>
      <w:bookmarkStart w:id="42" w:name="_Toc21022928"/>
      <w:bookmarkStart w:id="43" w:name="_Toc21021734"/>
      <w:bookmarkStart w:id="44" w:name="_Toc21022811"/>
      <w:bookmarkStart w:id="45" w:name="_Toc21022929"/>
      <w:bookmarkStart w:id="46" w:name="_Toc21022930"/>
      <w:bookmarkStart w:id="47" w:name="_Toc21021735"/>
      <w:bookmarkEnd w:id="37"/>
      <w:bookmarkEnd w:id="38"/>
      <w:bookmarkEnd w:id="39"/>
      <w:bookmarkEnd w:id="40"/>
      <w:bookmarkEnd w:id="41"/>
      <w:bookmarkEnd w:id="42"/>
      <w:bookmarkEnd w:id="43"/>
      <w:bookmarkEnd w:id="44"/>
      <w:bookmarkEnd w:id="45"/>
      <w:del w:id="48" w:author="Lawrence King" w:date="2019-11-06T09:03:00Z">
        <w:r w:rsidDel="005C3682">
          <w:delText>What is the Problem</w:delText>
        </w:r>
        <w:bookmarkEnd w:id="46"/>
        <w:bookmarkEnd w:id="47"/>
      </w:del>
    </w:p>
    <w:p w14:paraId="01D0EBA4" w14:textId="76684527" w:rsidR="00AB67FF" w:rsidDel="005C3682" w:rsidRDefault="00AB67FF" w:rsidP="00AB67FF">
      <w:pPr>
        <w:rPr>
          <w:del w:id="49" w:author="Lawrence King" w:date="2019-11-06T09:03:00Z"/>
        </w:rPr>
      </w:pPr>
      <w:del w:id="50" w:author="Lawrence King" w:date="2019-11-06T09:03:00Z">
        <w:r w:rsidDel="005C3682">
          <w:delText>Far edge devices</w:delText>
        </w:r>
        <w:r w:rsidR="00DD18C4" w:rsidDel="005C3682">
          <w:delText xml:space="preserve"> </w:delText>
        </w:r>
        <w:r w:rsidDel="005C3682">
          <w:delText xml:space="preserve">- what </w:delText>
        </w:r>
        <w:r w:rsidR="00DD18C4" w:rsidDel="005C3682">
          <w:delText xml:space="preserve">are some of </w:delText>
        </w:r>
        <w:r w:rsidDel="005C3682">
          <w:delText xml:space="preserve"> the attack</w:delText>
        </w:r>
        <w:r w:rsidR="00DD18C4" w:rsidDel="005C3682">
          <w:delText>s</w:delText>
        </w:r>
        <w:r w:rsidDel="005C3682">
          <w:delText>?</w:delText>
        </w:r>
        <w:r w:rsidR="00DD18C4" w:rsidDel="005C3682">
          <w:delText xml:space="preserve"> And what</w:delText>
        </w:r>
        <w:r w:rsidR="00133F59" w:rsidDel="005C3682">
          <w:delText xml:space="preserve"> are the consequences?</w:delText>
        </w:r>
      </w:del>
    </w:p>
    <w:p w14:paraId="46EC9C9D" w14:textId="37C7450C" w:rsidR="00AB67FF" w:rsidDel="005C3682" w:rsidRDefault="00AB67FF" w:rsidP="00AB67FF">
      <w:pPr>
        <w:numPr>
          <w:ilvl w:val="0"/>
          <w:numId w:val="4"/>
        </w:numPr>
        <w:rPr>
          <w:del w:id="51" w:author="Lawrence King" w:date="2019-11-06T09:03:00Z"/>
        </w:rPr>
      </w:pPr>
      <w:del w:id="52" w:author="Lawrence King" w:date="2019-11-06T09:03:00Z">
        <w:r w:rsidDel="005C3682">
          <w:delText>Soil sensor, mass attack</w:delText>
        </w:r>
        <w:r w:rsidR="00991ED2" w:rsidDel="005C3682">
          <w:delText>. Miss representing soil temperature ma</w:delText>
        </w:r>
        <w:r w:rsidR="005F7976" w:rsidDel="005C3682">
          <w:delText>y cause wrong crops to be planted next year leading to famine.</w:delText>
        </w:r>
      </w:del>
    </w:p>
    <w:p w14:paraId="7E41090D" w14:textId="31A62349" w:rsidR="00AB67FF" w:rsidDel="005C3682" w:rsidRDefault="00AB67FF" w:rsidP="00AB67FF">
      <w:pPr>
        <w:numPr>
          <w:ilvl w:val="0"/>
          <w:numId w:val="4"/>
        </w:numPr>
        <w:rPr>
          <w:del w:id="53" w:author="Lawrence King" w:date="2019-11-06T09:03:00Z"/>
        </w:rPr>
      </w:pPr>
      <w:del w:id="54" w:author="Lawrence King" w:date="2019-11-06T09:03:00Z">
        <w:r w:rsidDel="005C3682">
          <w:delText>Data poisoning – what is the percentage of data that needs to be corrupted to destroy confidence in the data</w:delText>
        </w:r>
        <w:r w:rsidR="00266C5C" w:rsidDel="005C3682">
          <w:delText>. Only a few sensors need to be hacked to cause all of the sensors to be considered un-reliable</w:delText>
        </w:r>
      </w:del>
    </w:p>
    <w:p w14:paraId="20053CA6" w14:textId="68817B1B" w:rsidR="00AB67FF" w:rsidDel="005C3682" w:rsidRDefault="00266C5C" w:rsidP="00AB67FF">
      <w:pPr>
        <w:numPr>
          <w:ilvl w:val="0"/>
          <w:numId w:val="4"/>
        </w:numPr>
        <w:rPr>
          <w:del w:id="55" w:author="Lawrence King" w:date="2019-11-06T09:03:00Z"/>
        </w:rPr>
      </w:pPr>
      <w:del w:id="56" w:author="Lawrence King" w:date="2019-11-06T09:03:00Z">
        <w:r w:rsidDel="005C3682">
          <w:delText xml:space="preserve">Example: </w:delText>
        </w:r>
        <w:r w:rsidR="00AB67FF" w:rsidDel="005C3682">
          <w:delText>Hack into street traffic lights and make all</w:delText>
        </w:r>
        <w:r w:rsidDel="005C3682">
          <w:delText xml:space="preserve"> directions</w:delText>
        </w:r>
        <w:r w:rsidR="00AB67FF" w:rsidDel="005C3682">
          <w:delText xml:space="preserve"> green.</w:delText>
        </w:r>
        <w:r w:rsidR="002E0143" w:rsidDel="005C3682">
          <w:delText xml:space="preserve"> </w:delText>
        </w:r>
        <w:r w:rsidR="00852EB4" w:rsidDel="005C3682">
          <w:delText xml:space="preserve">Cause traffic jams and possibly kill </w:delText>
        </w:r>
        <w:r w:rsidR="005B5AFC" w:rsidDel="005C3682">
          <w:delText xml:space="preserve">pedestrians and </w:delText>
        </w:r>
        <w:r w:rsidDel="005C3682">
          <w:delText>drivers.</w:delText>
        </w:r>
        <w:r w:rsidR="00852EB4" w:rsidDel="005C3682">
          <w:delText xml:space="preserve"> </w:delText>
        </w:r>
      </w:del>
    </w:p>
    <w:p w14:paraId="03F468C7" w14:textId="67955F16" w:rsidR="00AB67FF" w:rsidDel="005C3682" w:rsidRDefault="00AB67FF" w:rsidP="00AB67FF">
      <w:pPr>
        <w:numPr>
          <w:ilvl w:val="0"/>
          <w:numId w:val="4"/>
        </w:numPr>
        <w:rPr>
          <w:del w:id="57" w:author="Lawrence King" w:date="2019-11-06T09:03:00Z"/>
        </w:rPr>
      </w:pPr>
      <w:del w:id="58" w:author="Lawrence King" w:date="2019-11-06T09:03:00Z">
        <w:r w:rsidDel="005C3682">
          <w:delText xml:space="preserve">Attack a </w:delText>
        </w:r>
        <w:r w:rsidR="008C2017" w:rsidDel="005C3682">
          <w:delText xml:space="preserve">single </w:delText>
        </w:r>
        <w:r w:rsidDel="005C3682">
          <w:delText xml:space="preserve">sensor </w:delText>
        </w:r>
        <w:r w:rsidR="008C2017" w:rsidDel="005C3682">
          <w:delText>in a large system causing the</w:delText>
        </w:r>
        <w:r w:rsidDel="005C3682">
          <w:delText xml:space="preserve"> system will shutdown.</w:delText>
        </w:r>
        <w:r w:rsidR="003C09E1" w:rsidDel="005C3682">
          <w:delText xml:space="preserve"> Example</w:delText>
        </w:r>
        <w:r w:rsidR="004F2DFF" w:rsidDel="005C3682">
          <w:delText>:</w:delText>
        </w:r>
        <w:r w:rsidR="003C09E1" w:rsidDel="005C3682">
          <w:delText xml:space="preserve"> </w:delText>
        </w:r>
        <w:r w:rsidR="004F2DFF" w:rsidDel="005C3682">
          <w:delText xml:space="preserve">modify </w:delText>
        </w:r>
        <w:r w:rsidR="00570D98" w:rsidDel="005C3682">
          <w:delText xml:space="preserve">the </w:delText>
        </w:r>
        <w:r w:rsidR="004F2DFF" w:rsidDel="005C3682">
          <w:delText xml:space="preserve">output of a </w:delText>
        </w:r>
        <w:r w:rsidR="003C09E1" w:rsidDel="005C3682">
          <w:delText xml:space="preserve"> temperature sensor in a power station telling the higher level control th</w:delText>
        </w:r>
        <w:r w:rsidR="004F2DFF" w:rsidDel="005C3682">
          <w:delText>a</w:delText>
        </w:r>
        <w:r w:rsidR="00690ADA" w:rsidDel="005C3682">
          <w:delText xml:space="preserve">t the </w:delText>
        </w:r>
        <w:r w:rsidR="00105692" w:rsidDel="005C3682">
          <w:delText>generator is overheating.</w:delText>
        </w:r>
        <w:r w:rsidR="00FD4ACD" w:rsidDel="005C3682">
          <w:delText xml:space="preserve"> Consequence</w:delText>
        </w:r>
        <w:r w:rsidR="003C09E1" w:rsidDel="005C3682">
          <w:delText>:</w:delText>
        </w:r>
        <w:r w:rsidR="00FD4ACD" w:rsidDel="005C3682">
          <w:delText xml:space="preserve"> </w:delText>
        </w:r>
        <w:r w:rsidR="00272369" w:rsidDel="005C3682">
          <w:delText>Cascade to take out power grid.</w:delText>
        </w:r>
      </w:del>
    </w:p>
    <w:p w14:paraId="703DBBA0" w14:textId="590D49B9" w:rsidR="00214432" w:rsidDel="005C3682" w:rsidRDefault="00214432" w:rsidP="00AB67FF">
      <w:pPr>
        <w:numPr>
          <w:ilvl w:val="0"/>
          <w:numId w:val="4"/>
        </w:numPr>
        <w:rPr>
          <w:del w:id="59" w:author="Lawrence King" w:date="2019-11-06T09:03:00Z"/>
        </w:rPr>
      </w:pPr>
      <w:del w:id="60" w:author="Lawrence King" w:date="2019-11-06T09:03:00Z">
        <w:r w:rsidDel="005C3682">
          <w:delText>Hack into a connected device and add extra code to perf</w:delText>
        </w:r>
        <w:r w:rsidR="00D048A8" w:rsidDel="005C3682">
          <w:delText>orm malicious actions. Ex</w:delText>
        </w:r>
        <w:r w:rsidR="0052223A" w:rsidDel="005C3682">
          <w:delText>a</w:delText>
        </w:r>
        <w:r w:rsidR="00D048A8" w:rsidDel="005C3682">
          <w:delText>mple</w:delText>
        </w:r>
        <w:r w:rsidR="0052223A" w:rsidDel="005C3682">
          <w:delText>:</w:delText>
        </w:r>
        <w:r w:rsidR="0074615C" w:rsidDel="005C3682">
          <w:delText xml:space="preserve"> Bot Net buil</w:delText>
        </w:r>
        <w:r w:rsidR="002420E1" w:rsidDel="005C3682">
          <w:delText>t</w:delText>
        </w:r>
        <w:r w:rsidR="0074615C" w:rsidDel="005C3682">
          <w:delText xml:space="preserve"> from millions of cameras</w:delText>
        </w:r>
        <w:r w:rsidR="00292DE7" w:rsidDel="005C3682">
          <w:delText xml:space="preserve"> able to run denial of service on important infrastructure.</w:delText>
        </w:r>
      </w:del>
    </w:p>
    <w:p w14:paraId="3279B95E" w14:textId="0C328B49" w:rsidR="003C0562" w:rsidRPr="00AB67FF" w:rsidDel="005C3682" w:rsidRDefault="003C0562" w:rsidP="00AB67FF">
      <w:pPr>
        <w:numPr>
          <w:ilvl w:val="0"/>
          <w:numId w:val="4"/>
        </w:numPr>
        <w:rPr>
          <w:del w:id="61" w:author="Lawrence King" w:date="2019-11-06T09:03:00Z"/>
        </w:rPr>
      </w:pPr>
      <w:del w:id="62" w:author="Lawrence King" w:date="2019-11-06T09:03:00Z">
        <w:r w:rsidDel="005C3682">
          <w:delText xml:space="preserve">Hack into </w:delText>
        </w:r>
        <w:r w:rsidR="00035319" w:rsidDel="005C3682">
          <w:delText xml:space="preserve">millions of </w:delText>
        </w:r>
        <w:r w:rsidDel="005C3682">
          <w:delText>internet controlled light switches. Turn all on at the same instant and take down the power grid.</w:delText>
        </w:r>
      </w:del>
    </w:p>
    <w:p w14:paraId="7411E4A3" w14:textId="06A3D35B" w:rsidR="008B3123" w:rsidDel="005C3682" w:rsidRDefault="00BE20EB" w:rsidP="00D63D6C">
      <w:pPr>
        <w:pStyle w:val="Heading1"/>
        <w:rPr>
          <w:del w:id="63" w:author="Lawrence King" w:date="2019-11-06T09:03:00Z"/>
        </w:rPr>
      </w:pPr>
      <w:bookmarkStart w:id="64" w:name="_Toc21022931"/>
      <w:bookmarkStart w:id="65" w:name="_Toc21021736"/>
      <w:del w:id="66" w:author="Lawrence King" w:date="2019-11-06T09:03:00Z">
        <w:r w:rsidDel="005C3682">
          <w:delText>Cod</w:delText>
        </w:r>
        <w:r w:rsidR="0035430B" w:rsidDel="005C3682">
          <w:delText>i</w:delText>
        </w:r>
        <w:r w:rsidDel="005C3682">
          <w:delText>ng Guideline</w:delText>
        </w:r>
        <w:r w:rsidR="0035430B" w:rsidDel="005C3682">
          <w:delText>s</w:delText>
        </w:r>
        <w:bookmarkEnd w:id="64"/>
      </w:del>
    </w:p>
    <w:p w14:paraId="261B0F86" w14:textId="68F0E676" w:rsidR="00D64099" w:rsidRPr="00920259" w:rsidDel="005C3682" w:rsidRDefault="00D16A49" w:rsidP="005D3A24">
      <w:pPr>
        <w:rPr>
          <w:del w:id="67" w:author="Lawrence King" w:date="2019-11-06T09:03:00Z"/>
        </w:rPr>
      </w:pPr>
      <w:del w:id="68" w:author="Lawrence King" w:date="2019-11-06T09:03:00Z">
        <w:r w:rsidDel="005C3682">
          <w:rPr>
            <w:lang w:val="en-CA" w:eastAsia="zh-CN"/>
          </w:rPr>
          <w:delText xml:space="preserve">TODO - </w:delText>
        </w:r>
        <w:r w:rsidR="00D64099" w:rsidDel="005C3682">
          <w:rPr>
            <w:lang w:val="en-CA" w:eastAsia="zh-CN"/>
          </w:rPr>
          <w:delText>Recommendations for coding that generates more secure code.</w:delText>
        </w:r>
      </w:del>
    </w:p>
    <w:p w14:paraId="52643DCF" w14:textId="370506F5" w:rsidR="00AB67FF" w:rsidDel="005C3682" w:rsidRDefault="0046236D" w:rsidP="00D63D6C">
      <w:pPr>
        <w:pStyle w:val="Heading1"/>
        <w:rPr>
          <w:del w:id="69" w:author="Lawrence King" w:date="2019-11-06T09:03:00Z"/>
        </w:rPr>
      </w:pPr>
      <w:bookmarkStart w:id="70" w:name="_Toc21022932"/>
      <w:del w:id="71" w:author="Lawrence King" w:date="2019-11-06T09:03:00Z">
        <w:r w:rsidDel="005C3682">
          <w:delText>Generating initial secure keys in the device</w:delText>
        </w:r>
        <w:r w:rsidR="00B54A86" w:rsidDel="005C3682">
          <w:delText>.</w:delText>
        </w:r>
        <w:bookmarkEnd w:id="65"/>
        <w:bookmarkEnd w:id="70"/>
      </w:del>
    </w:p>
    <w:p w14:paraId="75E7D5B5" w14:textId="5D1BCABD" w:rsidR="00737C2B" w:rsidDel="005C3682" w:rsidRDefault="0046236D" w:rsidP="0046236D">
      <w:pPr>
        <w:rPr>
          <w:del w:id="72" w:author="Lawrence King" w:date="2019-11-06T09:03:00Z"/>
        </w:rPr>
      </w:pPr>
      <w:del w:id="73" w:author="Lawrence King" w:date="2019-11-06T09:03:00Z">
        <w:r w:rsidDel="005C3682">
          <w:delText>Random number generator?</w:delText>
        </w:r>
        <w:r w:rsidR="00B02F9F" w:rsidDel="005C3682">
          <w:delText xml:space="preserve"> Can the devic</w:delText>
        </w:r>
        <w:r w:rsidR="00F376B4" w:rsidDel="005C3682">
          <w:delText>e</w:delText>
        </w:r>
        <w:r w:rsidR="00B02F9F" w:rsidDel="005C3682">
          <w:delText xml:space="preserve"> power up and automatically generate a true random number</w:delText>
        </w:r>
        <w:r w:rsidR="009E3211" w:rsidDel="005C3682">
          <w:delText>.</w:delText>
        </w:r>
        <w:r w:rsidR="009C14C1" w:rsidDel="005C3682">
          <w:delText xml:space="preserve"> Once the device registers into the cloud it should remain secur</w:delText>
        </w:r>
        <w:r w:rsidR="00FA3D3B" w:rsidDel="005C3682">
          <w:delText>el</w:delText>
        </w:r>
        <w:r w:rsidR="00A34DBE" w:rsidDel="005C3682">
          <w:delText>y</w:delText>
        </w:r>
        <w:r w:rsidR="009C14C1" w:rsidDel="005C3682">
          <w:delText xml:space="preserve"> and connected</w:delText>
        </w:r>
        <w:r w:rsidR="00FA3D3B" w:rsidDel="005C3682">
          <w:delText xml:space="preserve"> for the life of the device.</w:delText>
        </w:r>
      </w:del>
    </w:p>
    <w:p w14:paraId="6AA40BC8" w14:textId="33A1E3AB" w:rsidR="0046236D" w:rsidDel="005C3682" w:rsidRDefault="00737C2B" w:rsidP="0046236D">
      <w:pPr>
        <w:rPr>
          <w:del w:id="74" w:author="Lawrence King" w:date="2019-11-06T09:03:00Z"/>
        </w:rPr>
      </w:pPr>
      <w:del w:id="75" w:author="Lawrence King" w:date="2019-11-06T09:03:00Z">
        <w:r w:rsidDel="005C3682">
          <w:delText>Root of trust – how to set initially, how to update over time.</w:delText>
        </w:r>
        <w:r w:rsidR="009C14C1" w:rsidDel="005C3682">
          <w:delText xml:space="preserve"> </w:delText>
        </w:r>
      </w:del>
    </w:p>
    <w:p w14:paraId="3264F2D7" w14:textId="485B4B33" w:rsidR="00B363B2" w:rsidDel="005C3682" w:rsidRDefault="00B363B2" w:rsidP="0046236D">
      <w:pPr>
        <w:rPr>
          <w:del w:id="76" w:author="Lawrence King" w:date="2019-11-06T09:03:00Z"/>
        </w:rPr>
      </w:pPr>
      <w:del w:id="77" w:author="Lawrence King" w:date="2019-11-06T09:03:00Z">
        <w:r w:rsidDel="005C3682">
          <w:delText>Provisioning</w:delText>
        </w:r>
        <w:r w:rsidR="001E3FF3" w:rsidDel="005C3682">
          <w:delText xml:space="preserve"> – how do we do this securely so that the </w:delText>
        </w:r>
        <w:r w:rsidR="004F4528" w:rsidDel="005C3682">
          <w:delText>devices are secure</w:delText>
        </w:r>
        <w:r w:rsidR="00355306" w:rsidDel="005C3682">
          <w:delText xml:space="preserve">. Prevent malicious manufacturers for copying </w:delText>
        </w:r>
        <w:r w:rsidR="008F6B95" w:rsidDel="005C3682">
          <w:delText>hardware and SW designs</w:delText>
        </w:r>
        <w:r w:rsidR="00D45DEF" w:rsidDel="005C3682">
          <w:delText>.</w:delText>
        </w:r>
      </w:del>
    </w:p>
    <w:p w14:paraId="65C4ED42" w14:textId="01C4F765" w:rsidR="00B363B2" w:rsidDel="005C3682" w:rsidRDefault="00B363B2" w:rsidP="0046236D">
      <w:pPr>
        <w:rPr>
          <w:del w:id="78" w:author="Lawrence King" w:date="2019-11-06T09:03:00Z"/>
        </w:rPr>
      </w:pPr>
      <w:del w:id="79" w:author="Lawrence King" w:date="2019-11-06T09:03:00Z">
        <w:r w:rsidDel="005C3682">
          <w:delText>Over the air updates</w:delText>
        </w:r>
        <w:r w:rsidR="004F4528" w:rsidDel="005C3682">
          <w:delText xml:space="preserve"> </w:delText>
        </w:r>
        <w:r w:rsidR="00A01C99" w:rsidDel="005C3682">
          <w:delText>–</w:delText>
        </w:r>
        <w:r w:rsidR="004F4528" w:rsidDel="005C3682">
          <w:delText xml:space="preserve"> </w:delText>
        </w:r>
        <w:r w:rsidR="00A01C99" w:rsidDel="005C3682">
          <w:delText>secure and signed code images to the device.</w:delText>
        </w:r>
      </w:del>
    </w:p>
    <w:p w14:paraId="4ECEDDEF" w14:textId="68A17909" w:rsidR="00B363B2" w:rsidRPr="0046236D" w:rsidDel="005C3682" w:rsidRDefault="00B363B2" w:rsidP="0046236D">
      <w:pPr>
        <w:rPr>
          <w:del w:id="80" w:author="Lawrence King" w:date="2019-11-06T09:03:00Z"/>
        </w:rPr>
      </w:pPr>
      <w:del w:id="81" w:author="Lawrence King" w:date="2019-11-06T09:03:00Z">
        <w:r w:rsidDel="005C3682">
          <w:delText>Data Transport from sensor</w:delText>
        </w:r>
        <w:r w:rsidR="00A01C99" w:rsidDel="005C3682">
          <w:delText xml:space="preserve"> -how t</w:delText>
        </w:r>
        <w:r w:rsidR="00054E75" w:rsidDel="005C3682">
          <w:delText>o</w:delText>
        </w:r>
        <w:r w:rsidR="00A01C99" w:rsidDel="005C3682">
          <w:delText xml:space="preserve"> ensure that a sensor is not being spoofed. Cryptographic signing of the data</w:delText>
        </w:r>
        <w:r w:rsidR="009E3211" w:rsidDel="005C3682">
          <w:delText xml:space="preserve"> </w:delText>
        </w:r>
        <w:r w:rsidR="00A01C99" w:rsidDel="005C3682">
          <w:delText>packe</w:delText>
        </w:r>
        <w:r w:rsidR="009E3211" w:rsidDel="005C3682">
          <w:delText>t</w:delText>
        </w:r>
        <w:r w:rsidR="00A01C99" w:rsidDel="005C3682">
          <w:delText xml:space="preserve">s so that </w:delText>
        </w:r>
        <w:r w:rsidR="008F6451" w:rsidDel="005C3682">
          <w:delText>cloud can validate that the data came from the right place.</w:delText>
        </w:r>
      </w:del>
    </w:p>
    <w:p w14:paraId="7124F54F" w14:textId="77E28996" w:rsidR="00AB67FF" w:rsidDel="005C3682" w:rsidRDefault="0046236D" w:rsidP="00D63D6C">
      <w:pPr>
        <w:pStyle w:val="Heading1"/>
        <w:rPr>
          <w:del w:id="82" w:author="Lawrence King" w:date="2019-11-06T09:03:00Z"/>
        </w:rPr>
      </w:pPr>
      <w:bookmarkStart w:id="83" w:name="_Toc21022933"/>
      <w:bookmarkStart w:id="84" w:name="_Toc21021737"/>
      <w:del w:id="85" w:author="Lawrence King" w:date="2019-11-06T09:03:00Z">
        <w:r w:rsidDel="005C3682">
          <w:delText>Transcoding</w:delText>
        </w:r>
        <w:bookmarkEnd w:id="83"/>
        <w:bookmarkEnd w:id="84"/>
      </w:del>
    </w:p>
    <w:p w14:paraId="31E3CF96" w14:textId="1F167193" w:rsidR="0046236D" w:rsidDel="005C3682" w:rsidRDefault="0046236D" w:rsidP="005D3A24">
      <w:pPr>
        <w:rPr>
          <w:del w:id="86" w:author="Lawrence King" w:date="2019-11-06T09:03:00Z"/>
        </w:rPr>
      </w:pPr>
      <w:del w:id="87" w:author="Lawrence King" w:date="2019-11-06T09:03:00Z">
        <w:r w:rsidDel="005C3682">
          <w:delText>How to setup and transcode</w:delText>
        </w:r>
        <w:r w:rsidR="00535C22" w:rsidDel="005C3682">
          <w:delText xml:space="preserve"> micro-controller code</w:delText>
        </w:r>
      </w:del>
    </w:p>
    <w:p w14:paraId="0B9F78F3" w14:textId="4CD24744" w:rsidR="00B363B2" w:rsidDel="005C3682" w:rsidRDefault="00B363B2" w:rsidP="00B363B2">
      <w:pPr>
        <w:pStyle w:val="Heading1"/>
        <w:rPr>
          <w:del w:id="88" w:author="Lawrence King" w:date="2019-11-06T09:03:00Z"/>
        </w:rPr>
      </w:pPr>
      <w:bookmarkStart w:id="89" w:name="_Toc21022934"/>
      <w:bookmarkStart w:id="90" w:name="_Toc21021738"/>
      <w:del w:id="91" w:author="Lawrence King" w:date="2019-11-06T09:03:00Z">
        <w:r w:rsidDel="005C3682">
          <w:delText>Whitebox security</w:delText>
        </w:r>
        <w:bookmarkEnd w:id="89"/>
        <w:bookmarkEnd w:id="90"/>
      </w:del>
    </w:p>
    <w:p w14:paraId="7FEFB261" w14:textId="64AF5C1E" w:rsidR="00B363B2" w:rsidDel="005C3682" w:rsidRDefault="00B363B2" w:rsidP="005D3A24">
      <w:pPr>
        <w:spacing w:after="0"/>
        <w:rPr>
          <w:del w:id="92" w:author="Lawrence King" w:date="2019-11-06T09:03:00Z"/>
        </w:rPr>
      </w:pPr>
      <w:del w:id="93" w:author="Lawrence King" w:date="2019-11-06T09:03:00Z">
        <w:r w:rsidDel="005C3682">
          <w:delText>Is it too big?</w:delText>
        </w:r>
      </w:del>
    </w:p>
    <w:p w14:paraId="299B249B" w14:textId="3D494867" w:rsidR="00B363B2" w:rsidDel="005C3682" w:rsidRDefault="00B363B2" w:rsidP="005D3A24">
      <w:pPr>
        <w:numPr>
          <w:ilvl w:val="1"/>
          <w:numId w:val="4"/>
        </w:numPr>
        <w:spacing w:after="0"/>
        <w:rPr>
          <w:del w:id="94" w:author="Lawrence King" w:date="2019-11-06T09:03:00Z"/>
        </w:rPr>
      </w:pPr>
      <w:del w:id="95" w:author="Lawrence King" w:date="2019-11-06T09:03:00Z">
        <w:r w:rsidDel="005C3682">
          <w:delText>How many lines of C</w:delText>
        </w:r>
        <w:r w:rsidR="000D0E32" w:rsidDel="005C3682">
          <w:delText xml:space="preserve"> </w:delText>
        </w:r>
      </w:del>
    </w:p>
    <w:p w14:paraId="00E9FD33" w14:textId="7866BC87" w:rsidR="000D0E32" w:rsidDel="005C3682" w:rsidRDefault="000D0E32" w:rsidP="005D3A24">
      <w:pPr>
        <w:numPr>
          <w:ilvl w:val="2"/>
          <w:numId w:val="4"/>
        </w:numPr>
        <w:spacing w:after="0"/>
        <w:rPr>
          <w:del w:id="96" w:author="Lawrence King" w:date="2019-11-06T09:03:00Z"/>
        </w:rPr>
      </w:pPr>
      <w:del w:id="97" w:author="Lawrence King" w:date="2019-11-06T09:03:00Z">
        <w:r w:rsidDel="005C3682">
          <w:delText xml:space="preserve">Memory requirement: with transcoder : 1.6M, without transcoder </w:delText>
        </w:r>
        <w:r w:rsidR="452B677F" w:rsidDel="005C3682">
          <w:delText>2</w:delText>
        </w:r>
        <w:r w:rsidDel="005C3682">
          <w:delText>00K (default setting).</w:delText>
        </w:r>
      </w:del>
    </w:p>
    <w:p w14:paraId="3FD82168" w14:textId="091E5C1F" w:rsidR="00B363B2" w:rsidDel="005C3682" w:rsidRDefault="00B363B2" w:rsidP="005D3A24">
      <w:pPr>
        <w:numPr>
          <w:ilvl w:val="0"/>
          <w:numId w:val="4"/>
        </w:numPr>
        <w:spacing w:after="0"/>
        <w:rPr>
          <w:del w:id="98" w:author="Lawrence King" w:date="2019-11-06T09:03:00Z"/>
        </w:rPr>
      </w:pPr>
      <w:del w:id="99" w:author="Lawrence King" w:date="2019-11-06T09:03:00Z">
        <w:r w:rsidDel="005C3682">
          <w:delText>How to setup and add to a device</w:delText>
        </w:r>
      </w:del>
    </w:p>
    <w:p w14:paraId="6186571D" w14:textId="76341F8A" w:rsidR="00B363B2" w:rsidDel="005C3682" w:rsidRDefault="006C4129" w:rsidP="006C4129">
      <w:pPr>
        <w:pStyle w:val="Heading1"/>
        <w:rPr>
          <w:del w:id="100" w:author="Lawrence King" w:date="2019-11-06T09:03:00Z"/>
        </w:rPr>
      </w:pPr>
      <w:bookmarkStart w:id="101" w:name="_Toc21022935"/>
      <w:bookmarkStart w:id="102" w:name="_Toc21021739"/>
      <w:del w:id="103" w:author="Lawrence King" w:date="2019-11-06T09:03:00Z">
        <w:r w:rsidDel="005C3682">
          <w:delText>CSP – protecting the running system</w:delText>
        </w:r>
        <w:bookmarkEnd w:id="101"/>
        <w:bookmarkEnd w:id="102"/>
      </w:del>
    </w:p>
    <w:p w14:paraId="2B418218" w14:textId="06DCF8A2" w:rsidR="00FE16E7" w:rsidDel="005C3682" w:rsidRDefault="006C4129" w:rsidP="006C4129">
      <w:pPr>
        <w:rPr>
          <w:del w:id="104" w:author="Lawrence King" w:date="2019-11-06T09:03:00Z"/>
        </w:rPr>
      </w:pPr>
      <w:del w:id="105" w:author="Lawrence King" w:date="2019-11-06T09:03:00Z">
        <w:r w:rsidDel="005C3682">
          <w:delText>How to implement on a</w:delText>
        </w:r>
        <w:r w:rsidR="00CD27AD" w:rsidDel="005C3682">
          <w:delText>n ARM</w:delText>
        </w:r>
        <w:r w:rsidR="002F0163" w:rsidDel="005C3682">
          <w:delText xml:space="preserve"> M</w:delText>
        </w:r>
        <w:r w:rsidR="00750675" w:rsidDel="005C3682">
          <w:delText>0</w:delText>
        </w:r>
        <w:r w:rsidDel="005C3682">
          <w:delText xml:space="preserve"> micro </w:delText>
        </w:r>
        <w:r w:rsidR="00FE16E7" w:rsidDel="005C3682">
          <w:delText>controller</w:delText>
        </w:r>
        <w:r w:rsidR="005D2C5B" w:rsidDel="005C3682">
          <w:delText xml:space="preserve"> </w:delText>
        </w:r>
      </w:del>
    </w:p>
    <w:p w14:paraId="0B28A8AA" w14:textId="0D430699" w:rsidR="00FE16E7" w:rsidDel="005C3682" w:rsidRDefault="00FE16E7" w:rsidP="00FE16E7">
      <w:pPr>
        <w:pStyle w:val="Heading1"/>
        <w:rPr>
          <w:del w:id="106" w:author="Lawrence King" w:date="2019-11-06T09:03:00Z"/>
        </w:rPr>
      </w:pPr>
      <w:bookmarkStart w:id="107" w:name="_Toc21022936"/>
      <w:bookmarkStart w:id="108" w:name="_Toc21021740"/>
      <w:del w:id="109" w:author="Lawrence King" w:date="2019-11-06T09:03:00Z">
        <w:r w:rsidDel="005C3682">
          <w:delText>Demo</w:delText>
        </w:r>
        <w:bookmarkEnd w:id="107"/>
        <w:bookmarkEnd w:id="108"/>
      </w:del>
    </w:p>
    <w:p w14:paraId="31DB4259" w14:textId="3EC747EF" w:rsidR="00FE16E7" w:rsidDel="005C3682" w:rsidRDefault="00FE16E7" w:rsidP="006C4129">
      <w:pPr>
        <w:rPr>
          <w:del w:id="110" w:author="Lawrence King" w:date="2019-11-06T09:03:00Z"/>
        </w:rPr>
      </w:pPr>
      <w:del w:id="111" w:author="Lawrence King" w:date="2019-11-06T09:03:00Z">
        <w:r w:rsidDel="005C3682">
          <w:delText>Start with Bluetooth “blinky” program from Nordic Semi</w:delText>
        </w:r>
        <w:r w:rsidR="00CD3C63" w:rsidDel="005C3682">
          <w:delText xml:space="preserve">. At this time the team has the blinky program and an </w:delText>
        </w:r>
        <w:r w:rsidR="004C0EF6" w:rsidDel="005C3682">
          <w:delText>A</w:delText>
        </w:r>
        <w:r w:rsidR="00CD3C63" w:rsidDel="005C3682">
          <w:delText>ndroid app running. This app allows “locking” and “unlocking” the device (turn the red LED on or off). The app can also monitor the state of the lock (read a toggle switch)</w:delText>
        </w:r>
        <w:r w:rsidR="00705AAB" w:rsidDel="005C3682">
          <w:delText>.</w:delText>
        </w:r>
      </w:del>
    </w:p>
    <w:p w14:paraId="526EF326" w14:textId="14D87020" w:rsidR="00931B33" w:rsidDel="005C3682" w:rsidRDefault="00705AAB" w:rsidP="006C4129">
      <w:pPr>
        <w:rPr>
          <w:del w:id="112" w:author="Lawrence King" w:date="2019-11-06T09:03:00Z"/>
        </w:rPr>
      </w:pPr>
      <w:del w:id="113" w:author="Lawrence King" w:date="2019-11-06T09:03:00Z">
        <w:r w:rsidDel="005C3682">
          <w:delText xml:space="preserve">Next Steps: </w:delText>
        </w:r>
      </w:del>
    </w:p>
    <w:p w14:paraId="438D19D6" w14:textId="1ABA6164" w:rsidR="00FE16E7" w:rsidDel="005C3682" w:rsidRDefault="00FE16E7" w:rsidP="00931B33">
      <w:pPr>
        <w:numPr>
          <w:ilvl w:val="0"/>
          <w:numId w:val="4"/>
        </w:numPr>
        <w:rPr>
          <w:del w:id="114" w:author="Lawrence King" w:date="2019-11-06T09:03:00Z"/>
        </w:rPr>
      </w:pPr>
      <w:del w:id="115" w:author="Lawrence King" w:date="2019-11-06T09:03:00Z">
        <w:r w:rsidDel="005C3682">
          <w:delText>Add security</w:delText>
        </w:r>
        <w:r w:rsidR="00705AAB" w:rsidDel="005C3682">
          <w:delText xml:space="preserve"> </w:delText>
        </w:r>
        <w:r w:rsidR="00DC2054" w:rsidDel="005C3682">
          <w:delText xml:space="preserve">to </w:delText>
        </w:r>
        <w:r w:rsidR="00705AAB" w:rsidDel="005C3682">
          <w:delText xml:space="preserve">Zephys </w:delText>
        </w:r>
        <w:r w:rsidR="002C098E" w:rsidDel="005C3682">
          <w:delText>OS</w:delText>
        </w:r>
      </w:del>
    </w:p>
    <w:p w14:paraId="6D579232" w14:textId="4641FDA6" w:rsidR="00931B33" w:rsidDel="005C3682" w:rsidRDefault="00931B33" w:rsidP="005D3A24">
      <w:pPr>
        <w:numPr>
          <w:ilvl w:val="0"/>
          <w:numId w:val="4"/>
        </w:numPr>
        <w:rPr>
          <w:del w:id="116" w:author="Lawrence King" w:date="2019-11-06T09:03:00Z"/>
        </w:rPr>
      </w:pPr>
      <w:del w:id="117" w:author="Lawrence King" w:date="2019-11-06T09:03:00Z">
        <w:r w:rsidDel="005C3682">
          <w:delText>Encrypt the packets to/from the Android App</w:delText>
        </w:r>
      </w:del>
    </w:p>
    <w:p w14:paraId="172507DA" w14:textId="004E329A" w:rsidR="00FE16E7" w:rsidDel="005C3682" w:rsidRDefault="5937B101" w:rsidP="006C4129">
      <w:pPr>
        <w:rPr>
          <w:del w:id="118" w:author="Lawrence King" w:date="2019-11-06T09:03:00Z"/>
        </w:rPr>
      </w:pPr>
      <w:del w:id="119" w:author="Lawrence King" w:date="2019-11-06T09:03:00Z">
        <w:r w:rsidDel="005C3682">
          <w:delText xml:space="preserve">Hacking – we failed to intercept the </w:delText>
        </w:r>
      </w:del>
      <w:ins w:id="120" w:author="Mikhail Vassiliev" w:date="2019-10-04T07:33:00Z">
        <w:del w:id="121" w:author="Lawrence King" w:date="2019-11-06T09:03:00Z">
          <w:r w:rsidR="727F2CE0" w:rsidDel="005C3682">
            <w:delText>connection;</w:delText>
          </w:r>
        </w:del>
      </w:ins>
      <w:del w:id="122" w:author="Lawrence King" w:date="2019-11-06T09:03:00Z">
        <w:r w:rsidR="1DE5F948" w:rsidDel="005C3682">
          <w:delText xml:space="preserve">, </w:delText>
        </w:r>
      </w:del>
      <w:ins w:id="123" w:author="Mikhail Vassiliev" w:date="2019-10-04T07:33:00Z">
        <w:del w:id="124" w:author="Lawrence King" w:date="2019-11-06T09:03:00Z">
          <w:r w:rsidR="1900AB18" w:rsidDel="005C3682">
            <w:delText>however,</w:delText>
          </w:r>
        </w:del>
      </w:ins>
      <w:del w:id="125" w:author="Lawrence King" w:date="2019-11-06T09:03:00Z">
        <w:r w:rsidR="1DE5F948" w:rsidDel="005C3682">
          <w:delText>however the connection is not secure</w:delText>
        </w:r>
        <w:r w:rsidR="3493B1E0" w:rsidRPr="7A4D7B82" w:rsidDel="005C3682">
          <w:delText>.</w:delText>
        </w:r>
      </w:del>
    </w:p>
    <w:p w14:paraId="679215BC" w14:textId="0D99668A" w:rsidR="00866A7A" w:rsidRPr="006C4129" w:rsidDel="005C3682" w:rsidRDefault="00866A7A" w:rsidP="006C4129">
      <w:pPr>
        <w:rPr>
          <w:del w:id="126" w:author="Lawrence King" w:date="2019-11-06T09:03:00Z"/>
        </w:rPr>
      </w:pPr>
      <w:del w:id="127" w:author="Lawrence King" w:date="2019-11-06T09:03:00Z">
        <w:r w:rsidDel="005C3682">
          <w:br w:type="page"/>
        </w:r>
      </w:del>
    </w:p>
    <w:p w14:paraId="02AAF943" w14:textId="77777777" w:rsidR="00281227" w:rsidRDefault="00B363B2" w:rsidP="005C3682">
      <w:pPr>
        <w:pStyle w:val="Heading1"/>
      </w:pPr>
      <w:bookmarkStart w:id="128" w:name="_Toc21022937"/>
      <w:bookmarkStart w:id="129" w:name="_Toc21021741"/>
      <w:r>
        <w:t>S</w:t>
      </w:r>
      <w:r w:rsidR="00281227">
        <w:t>etup an Ubuntu machine</w:t>
      </w:r>
      <w:bookmarkEnd w:id="128"/>
      <w:bookmarkEnd w:id="129"/>
    </w:p>
    <w:p w14:paraId="74292241" w14:textId="77777777" w:rsidR="00455988" w:rsidRDefault="00281227">
      <w:r>
        <w:t>This step is optional, and not necessary if you already have a</w:t>
      </w:r>
      <w:r w:rsidR="00455988">
        <w:t>n</w:t>
      </w:r>
      <w:r>
        <w:t xml:space="preserve"> Ubuntu machine, or virtual machine. </w:t>
      </w:r>
      <w:r w:rsidR="0006792A">
        <w:t>Skip to Section 2.</w:t>
      </w:r>
    </w:p>
    <w:p w14:paraId="032FDE23" w14:textId="77777777" w:rsidR="00460588" w:rsidRDefault="00281227">
      <w:r>
        <w:t>Note</w:t>
      </w:r>
      <w:r w:rsidR="00DC2054">
        <w:t>s</w:t>
      </w:r>
      <w:r>
        <w:t>:</w:t>
      </w:r>
    </w:p>
    <w:p w14:paraId="72221C34" w14:textId="25F3B42A" w:rsidR="00DC2054" w:rsidRDefault="00460588" w:rsidP="005D3A24">
      <w:pPr>
        <w:numPr>
          <w:ilvl w:val="0"/>
          <w:numId w:val="4"/>
        </w:numPr>
      </w:pPr>
      <w:r>
        <w:t xml:space="preserve">Ubuntu 16.04 is too old, the </w:t>
      </w:r>
      <w:r w:rsidR="00655624">
        <w:t>Zephyr</w:t>
      </w:r>
      <w:r w:rsidR="003D328E">
        <w:t xml:space="preserve"> </w:t>
      </w:r>
      <w:r w:rsidR="00655624">
        <w:t>code failed to build under Ubuntu 16.04. Ubuntu 18.0</w:t>
      </w:r>
      <w:r w:rsidR="00EE7CA2">
        <w:t>4 and 19.04 have been tested and work.</w:t>
      </w:r>
      <w:r w:rsidR="00281227">
        <w:t xml:space="preserve"> </w:t>
      </w:r>
    </w:p>
    <w:p w14:paraId="69140A2E" w14:textId="55DBF3BA" w:rsidR="00281227" w:rsidRDefault="00281227" w:rsidP="005D3A24">
      <w:pPr>
        <w:numPr>
          <w:ilvl w:val="0"/>
          <w:numId w:val="4"/>
        </w:numPr>
      </w:pPr>
      <w:r>
        <w:t>do not use Windows WSL, or WSL2 since these virtual machines cannot (currently) access the USB ports and nee</w:t>
      </w:r>
      <w:r w:rsidR="00455988">
        <w:t>ded in later steps.</w:t>
      </w:r>
    </w:p>
    <w:p w14:paraId="3EFBBFFE" w14:textId="5B013DFA" w:rsidR="00DC2054" w:rsidRDefault="00DC2054">
      <w:r>
        <w:t xml:space="preserve"> </w:t>
      </w:r>
    </w:p>
    <w:p w14:paraId="40D76D23" w14:textId="3076FDE7" w:rsidR="00455988" w:rsidRDefault="00281227" w:rsidP="004411E3">
      <w:pPr>
        <w:numPr>
          <w:ilvl w:val="0"/>
          <w:numId w:val="1"/>
        </w:numPr>
      </w:pPr>
      <w:r>
        <w:t xml:space="preserve">Download Ubuntu AMD64 ISO desktop image from </w:t>
      </w:r>
      <w:hyperlink r:id="rId14">
        <w:r w:rsidR="57692BF7" w:rsidRPr="57692BF7">
          <w:rPr>
            <w:rStyle w:val="Hyperlink"/>
          </w:rPr>
          <w:t>http://releases.ubuntu.com/18.04/</w:t>
        </w:r>
      </w:hyperlink>
      <w:r>
        <w:t xml:space="preserve"> </w:t>
      </w:r>
      <w:r w:rsidR="00455988">
        <w:t xml:space="preserve">(or </w:t>
      </w:r>
      <w:r w:rsidR="00252DA3">
        <w:t xml:space="preserve">preferably </w:t>
      </w:r>
      <w:r w:rsidR="004F475F">
        <w:t xml:space="preserve">the </w:t>
      </w:r>
      <w:r w:rsidR="00455988">
        <w:t>newer</w:t>
      </w:r>
      <w:r w:rsidR="004F475F">
        <w:t xml:space="preserve"> 19.04 version</w:t>
      </w:r>
      <w:r w:rsidR="00455988">
        <w:t xml:space="preserve">) </w:t>
      </w:r>
      <w:r>
        <w:t>and save it somewhere easy to find on your computer</w:t>
      </w:r>
      <w:r w:rsidR="003968D5">
        <w:t>.</w:t>
      </w:r>
      <w:r w:rsidR="004411E3" w:rsidRPr="00C938C3">
        <w:rPr>
          <w:noProof/>
        </w:rPr>
        <w:t xml:space="preserve"> </w:t>
      </w:r>
      <w:r w:rsidR="005C3682">
        <w:rPr>
          <w:noProof/>
        </w:rPr>
        <w:drawing>
          <wp:inline distT="0" distB="0" distL="0" distR="0" wp14:anchorId="5FB7D01C" wp14:editId="7C5A54E0">
            <wp:extent cx="4895850" cy="2203450"/>
            <wp:effectExtent l="0" t="0" r="0" b="0"/>
            <wp:docPr id="1" name="Picture 1132168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216833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2203450"/>
                    </a:xfrm>
                    <a:prstGeom prst="rect">
                      <a:avLst/>
                    </a:prstGeom>
                    <a:noFill/>
                    <a:ln>
                      <a:noFill/>
                    </a:ln>
                  </pic:spPr>
                </pic:pic>
              </a:graphicData>
            </a:graphic>
          </wp:inline>
        </w:drawing>
      </w:r>
    </w:p>
    <w:p w14:paraId="2382BD2B" w14:textId="77777777" w:rsidR="00281227" w:rsidRDefault="00281227"/>
    <w:p w14:paraId="699FF236" w14:textId="77777777" w:rsidR="00D06833" w:rsidRDefault="00281227" w:rsidP="00281227">
      <w:pPr>
        <w:numPr>
          <w:ilvl w:val="0"/>
          <w:numId w:val="1"/>
        </w:numPr>
      </w:pPr>
      <w:r>
        <w:t xml:space="preserve">Install Oracle VM VirtualBox </w:t>
      </w:r>
      <w:r w:rsidR="00455988">
        <w:t xml:space="preserve">Base Package and Extension Pack </w:t>
      </w:r>
      <w:r>
        <w:t xml:space="preserve">from </w:t>
      </w:r>
      <w:hyperlink r:id="rId16" w:history="1">
        <w:r>
          <w:rPr>
            <w:rStyle w:val="Hyperlink"/>
          </w:rPr>
          <w:t>https://www.oracle.com/technetwork/server-storage/virtualbox/downloads/index.html</w:t>
        </w:r>
      </w:hyperlink>
      <w:r>
        <w:t xml:space="preserve"> </w:t>
      </w:r>
      <w:r w:rsidR="00455988">
        <w:t xml:space="preserve">After installation </w:t>
      </w:r>
      <w:r>
        <w:t>start the Manager</w:t>
      </w:r>
    </w:p>
    <w:p w14:paraId="381BE86B" w14:textId="149774F2" w:rsidR="00281227" w:rsidRDefault="005C3682" w:rsidP="00FA3E47">
      <w:pPr>
        <w:ind w:left="720"/>
      </w:pPr>
      <w:r>
        <w:rPr>
          <w:noProof/>
        </w:rPr>
        <w:lastRenderedPageBreak/>
        <w:drawing>
          <wp:inline distT="0" distB="0" distL="0" distR="0" wp14:anchorId="7C79DABE" wp14:editId="02410CDF">
            <wp:extent cx="5810250" cy="2622550"/>
            <wp:effectExtent l="0" t="0" r="0" b="0"/>
            <wp:docPr id="2" name="Picture 11950218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5021884"/>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622550"/>
                    </a:xfrm>
                    <a:prstGeom prst="rect">
                      <a:avLst/>
                    </a:prstGeom>
                    <a:noFill/>
                    <a:ln>
                      <a:noFill/>
                    </a:ln>
                  </pic:spPr>
                </pic:pic>
              </a:graphicData>
            </a:graphic>
          </wp:inline>
        </w:drawing>
      </w:r>
    </w:p>
    <w:p w14:paraId="21B032CE" w14:textId="3A7F5D21" w:rsidR="00281227" w:rsidRDefault="00455988" w:rsidP="00455988">
      <w:pPr>
        <w:numPr>
          <w:ilvl w:val="0"/>
          <w:numId w:val="1"/>
        </w:numPr>
      </w:pPr>
      <w:r>
        <w:t>Click New to install</w:t>
      </w:r>
      <w:r w:rsidR="00281227">
        <w:t xml:space="preserve"> a new </w:t>
      </w:r>
      <w:r>
        <w:t xml:space="preserve">virtual </w:t>
      </w:r>
      <w:r w:rsidR="00281227">
        <w:t>machine</w:t>
      </w:r>
      <w:r>
        <w:t>.</w:t>
      </w:r>
      <w:r w:rsidR="00281227">
        <w:t xml:space="preserve"> In this case we will call it </w:t>
      </w:r>
      <w:r>
        <w:t>“</w:t>
      </w:r>
      <w:r w:rsidR="00281227">
        <w:t>Bob</w:t>
      </w:r>
      <w:r>
        <w:t>”</w:t>
      </w:r>
      <w:r w:rsidR="00281227">
        <w:t>, but any name is acceptable</w:t>
      </w:r>
      <w:r>
        <w:t>. Select type Linu</w:t>
      </w:r>
      <w:r w:rsidR="00520A4D">
        <w:t>x</w:t>
      </w:r>
      <w:r>
        <w:t>, Version Ubuntu (64-bit) and set the memor</w:t>
      </w:r>
      <w:r w:rsidR="00803604">
        <w:t>y</w:t>
      </w:r>
      <w:r>
        <w:t xml:space="preserve"> size to 8GB</w:t>
      </w:r>
      <w:r w:rsidR="00803604">
        <w:t xml:space="preserve"> and click </w:t>
      </w:r>
      <w:r w:rsidR="00916FA9" w:rsidRPr="00916FA9">
        <w:rPr>
          <w:b/>
        </w:rPr>
        <w:t>C</w:t>
      </w:r>
      <w:r w:rsidR="00803604" w:rsidRPr="00916FA9">
        <w:rPr>
          <w:b/>
        </w:rPr>
        <w:t>reate</w:t>
      </w:r>
      <w:r w:rsidR="00803604">
        <w:t>.</w:t>
      </w:r>
    </w:p>
    <w:p w14:paraId="7F99CBD1" w14:textId="17B53956" w:rsidR="00455988" w:rsidRDefault="005C3682" w:rsidP="00C837A8">
      <w:pPr>
        <w:ind w:left="360"/>
      </w:pPr>
      <w:r>
        <w:rPr>
          <w:noProof/>
        </w:rPr>
        <w:drawing>
          <wp:inline distT="0" distB="0" distL="0" distR="0" wp14:anchorId="3D6F65A1" wp14:editId="16A37466">
            <wp:extent cx="4984750" cy="427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t="1956"/>
                    <a:stretch>
                      <a:fillRect/>
                    </a:stretch>
                  </pic:blipFill>
                  <pic:spPr bwMode="auto">
                    <a:xfrm>
                      <a:off x="0" y="0"/>
                      <a:ext cx="4984750" cy="4279900"/>
                    </a:xfrm>
                    <a:prstGeom prst="rect">
                      <a:avLst/>
                    </a:prstGeom>
                    <a:noFill/>
                    <a:ln>
                      <a:noFill/>
                    </a:ln>
                  </pic:spPr>
                </pic:pic>
              </a:graphicData>
            </a:graphic>
          </wp:inline>
        </w:drawing>
      </w:r>
    </w:p>
    <w:p w14:paraId="4A2D1FF7" w14:textId="77777777" w:rsidR="00455988" w:rsidRDefault="00455988"/>
    <w:p w14:paraId="40301721" w14:textId="77777777" w:rsidR="00803604" w:rsidRDefault="00803604" w:rsidP="00803604">
      <w:pPr>
        <w:numPr>
          <w:ilvl w:val="0"/>
          <w:numId w:val="1"/>
        </w:numPr>
      </w:pPr>
      <w:r w:rsidRPr="00916FA9">
        <w:rPr>
          <w:b/>
        </w:rPr>
        <w:t>Create</w:t>
      </w:r>
      <w:r>
        <w:t xml:space="preserve"> a virtual hard disk, the default location</w:t>
      </w:r>
      <w:r w:rsidR="00212F70">
        <w:t xml:space="preserve">, the </w:t>
      </w:r>
      <w:r>
        <w:t xml:space="preserve">size </w:t>
      </w:r>
      <w:r w:rsidR="00212F70">
        <w:t>needs to be about 2</w:t>
      </w:r>
      <w:r>
        <w:t>0GB</w:t>
      </w:r>
      <w:r w:rsidR="00212F70">
        <w:t>!</w:t>
      </w:r>
      <w:r>
        <w:t>.</w:t>
      </w:r>
    </w:p>
    <w:p w14:paraId="0FF42302" w14:textId="062EE0E6" w:rsidR="00803604" w:rsidRDefault="005C3682" w:rsidP="00C837A8">
      <w:pPr>
        <w:ind w:left="360"/>
        <w:rPr>
          <w:noProof/>
        </w:rPr>
      </w:pPr>
      <w:r>
        <w:rPr>
          <w:noProof/>
        </w:rPr>
        <w:lastRenderedPageBreak/>
        <w:drawing>
          <wp:inline distT="0" distB="0" distL="0" distR="0" wp14:anchorId="57F0F5B4" wp14:editId="11124D5F">
            <wp:extent cx="4972050" cy="4451350"/>
            <wp:effectExtent l="0" t="0" r="0" b="0"/>
            <wp:docPr id="4" name="Picture 1289182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9182177"/>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4451350"/>
                    </a:xfrm>
                    <a:prstGeom prst="rect">
                      <a:avLst/>
                    </a:prstGeom>
                    <a:noFill/>
                    <a:ln>
                      <a:noFill/>
                    </a:ln>
                  </pic:spPr>
                </pic:pic>
              </a:graphicData>
            </a:graphic>
          </wp:inline>
        </w:drawing>
      </w:r>
    </w:p>
    <w:p w14:paraId="23EFCB49" w14:textId="77777777" w:rsidR="00803604" w:rsidRDefault="00803604" w:rsidP="00803604">
      <w:pPr>
        <w:numPr>
          <w:ilvl w:val="0"/>
          <w:numId w:val="1"/>
        </w:numPr>
      </w:pPr>
      <w:r>
        <w:rPr>
          <w:noProof/>
        </w:rPr>
        <w:t xml:space="preserve">Now that you have created Bob, select Bob and click the </w:t>
      </w:r>
      <w:r w:rsidRPr="00916FA9">
        <w:rPr>
          <w:b/>
          <w:noProof/>
        </w:rPr>
        <w:t>Start</w:t>
      </w:r>
      <w:r>
        <w:rPr>
          <w:noProof/>
        </w:rPr>
        <w:t xml:space="preserve"> arrow in the manager</w:t>
      </w:r>
    </w:p>
    <w:p w14:paraId="415674E7" w14:textId="6BEF66D8" w:rsidR="00803604" w:rsidRDefault="005C3682" w:rsidP="00C837A8">
      <w:pPr>
        <w:ind w:left="720"/>
        <w:rPr>
          <w:noProof/>
        </w:rPr>
      </w:pPr>
      <w:r>
        <w:rPr>
          <w:noProof/>
        </w:rPr>
        <w:drawing>
          <wp:inline distT="0" distB="0" distL="0" distR="0" wp14:anchorId="29EB6F23" wp14:editId="4F0AC9E0">
            <wp:extent cx="4305300" cy="2006600"/>
            <wp:effectExtent l="0" t="0" r="0" b="0"/>
            <wp:docPr id="5" name="Picture 13539828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3982899"/>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2006600"/>
                    </a:xfrm>
                    <a:prstGeom prst="rect">
                      <a:avLst/>
                    </a:prstGeom>
                    <a:noFill/>
                    <a:ln>
                      <a:noFill/>
                    </a:ln>
                  </pic:spPr>
                </pic:pic>
              </a:graphicData>
            </a:graphic>
          </wp:inline>
        </w:drawing>
      </w:r>
    </w:p>
    <w:p w14:paraId="2CCFA367" w14:textId="77777777" w:rsidR="00803604" w:rsidRDefault="00803604" w:rsidP="00803604">
      <w:pPr>
        <w:rPr>
          <w:noProof/>
        </w:rPr>
      </w:pPr>
    </w:p>
    <w:p w14:paraId="34BC65F5" w14:textId="77777777" w:rsidR="00803604" w:rsidRDefault="00803604" w:rsidP="00803604">
      <w:pPr>
        <w:numPr>
          <w:ilvl w:val="0"/>
          <w:numId w:val="1"/>
        </w:numPr>
        <w:rPr>
          <w:noProof/>
        </w:rPr>
      </w:pPr>
      <w:r>
        <w:rPr>
          <w:noProof/>
        </w:rPr>
        <w:t xml:space="preserve">Bob will start and the very first question will be asking for the location of the .iso image you downloaded in step 1). Locate the .iso image and click </w:t>
      </w:r>
      <w:r w:rsidRPr="00916FA9">
        <w:rPr>
          <w:b/>
          <w:noProof/>
        </w:rPr>
        <w:t>Start</w:t>
      </w:r>
      <w:r>
        <w:rPr>
          <w:noProof/>
        </w:rPr>
        <w:t>.</w:t>
      </w:r>
    </w:p>
    <w:p w14:paraId="3AA0430B" w14:textId="3A8C3421" w:rsidR="00803604" w:rsidRDefault="005C3682" w:rsidP="00C837A8">
      <w:pPr>
        <w:ind w:left="720"/>
        <w:rPr>
          <w:noProof/>
        </w:rPr>
      </w:pPr>
      <w:r>
        <w:rPr>
          <w:noProof/>
        </w:rPr>
        <w:lastRenderedPageBreak/>
        <w:drawing>
          <wp:inline distT="0" distB="0" distL="0" distR="0" wp14:anchorId="4799C561" wp14:editId="4D3D0F99">
            <wp:extent cx="3797300" cy="3695700"/>
            <wp:effectExtent l="0" t="0" r="0" b="0"/>
            <wp:docPr id="6" name="Picture 3293837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9383735"/>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7300" cy="3695700"/>
                    </a:xfrm>
                    <a:prstGeom prst="rect">
                      <a:avLst/>
                    </a:prstGeom>
                    <a:noFill/>
                    <a:ln>
                      <a:noFill/>
                    </a:ln>
                  </pic:spPr>
                </pic:pic>
              </a:graphicData>
            </a:graphic>
          </wp:inline>
        </w:drawing>
      </w:r>
    </w:p>
    <w:p w14:paraId="3138CB13" w14:textId="77777777" w:rsidR="00803604" w:rsidRDefault="00803604" w:rsidP="00803604">
      <w:pPr>
        <w:numPr>
          <w:ilvl w:val="0"/>
          <w:numId w:val="1"/>
        </w:numPr>
        <w:rPr>
          <w:noProof/>
        </w:rPr>
      </w:pPr>
      <w:r>
        <w:rPr>
          <w:noProof/>
        </w:rPr>
        <w:t xml:space="preserve">Ubuntu will start in a minute or so and ask you if you want to install Ubuntu, click </w:t>
      </w:r>
      <w:r w:rsidRPr="00916FA9">
        <w:rPr>
          <w:b/>
          <w:noProof/>
        </w:rPr>
        <w:t>Install Ubuntu</w:t>
      </w:r>
    </w:p>
    <w:p w14:paraId="6AD355B7" w14:textId="796D5B24" w:rsidR="00803604" w:rsidRDefault="005C3682" w:rsidP="00C837A8">
      <w:pPr>
        <w:ind w:left="720"/>
        <w:rPr>
          <w:noProof/>
        </w:rPr>
      </w:pPr>
      <w:r>
        <w:rPr>
          <w:noProof/>
        </w:rPr>
        <w:drawing>
          <wp:inline distT="0" distB="0" distL="0" distR="0" wp14:anchorId="5AA18FA4" wp14:editId="7F479D60">
            <wp:extent cx="4502150" cy="4127500"/>
            <wp:effectExtent l="0" t="0" r="0" b="0"/>
            <wp:docPr id="7" name="Picture 1181874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1874193"/>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2150" cy="4127500"/>
                    </a:xfrm>
                    <a:prstGeom prst="rect">
                      <a:avLst/>
                    </a:prstGeom>
                    <a:noFill/>
                    <a:ln>
                      <a:noFill/>
                    </a:ln>
                  </pic:spPr>
                </pic:pic>
              </a:graphicData>
            </a:graphic>
          </wp:inline>
        </w:drawing>
      </w:r>
    </w:p>
    <w:p w14:paraId="488C4810" w14:textId="77777777" w:rsidR="00803604" w:rsidRDefault="00803604" w:rsidP="00803604">
      <w:pPr>
        <w:ind w:left="360"/>
        <w:rPr>
          <w:noProof/>
        </w:rPr>
      </w:pPr>
    </w:p>
    <w:p w14:paraId="48B56DF2" w14:textId="77777777" w:rsidR="00803604" w:rsidRDefault="00803604" w:rsidP="00803604">
      <w:pPr>
        <w:numPr>
          <w:ilvl w:val="0"/>
          <w:numId w:val="1"/>
        </w:numPr>
        <w:rPr>
          <w:noProof/>
        </w:rPr>
      </w:pPr>
      <w:r>
        <w:rPr>
          <w:noProof/>
        </w:rPr>
        <w:lastRenderedPageBreak/>
        <w:t xml:space="preserve">Select your language and keyboard layout and </w:t>
      </w:r>
      <w:r w:rsidRPr="00803604">
        <w:rPr>
          <w:b/>
          <w:noProof/>
        </w:rPr>
        <w:t>Continue</w:t>
      </w:r>
    </w:p>
    <w:p w14:paraId="7347B879" w14:textId="61EC594D" w:rsidR="00803604" w:rsidRDefault="005C3682" w:rsidP="00C837A8">
      <w:pPr>
        <w:ind w:left="720"/>
        <w:rPr>
          <w:noProof/>
        </w:rPr>
      </w:pPr>
      <w:r>
        <w:rPr>
          <w:noProof/>
        </w:rPr>
        <w:drawing>
          <wp:inline distT="0" distB="0" distL="0" distR="0" wp14:anchorId="2EC9E2F3" wp14:editId="12F87D51">
            <wp:extent cx="4279900" cy="3924300"/>
            <wp:effectExtent l="0" t="0" r="0" b="0"/>
            <wp:docPr id="8" name="Picture 1666179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617906"/>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9900" cy="3924300"/>
                    </a:xfrm>
                    <a:prstGeom prst="rect">
                      <a:avLst/>
                    </a:prstGeom>
                    <a:noFill/>
                    <a:ln>
                      <a:noFill/>
                    </a:ln>
                  </pic:spPr>
                </pic:pic>
              </a:graphicData>
            </a:graphic>
          </wp:inline>
        </w:drawing>
      </w:r>
    </w:p>
    <w:p w14:paraId="217CF8D0" w14:textId="77777777" w:rsidR="00916FA9" w:rsidRDefault="00916FA9" w:rsidP="00803604">
      <w:pPr>
        <w:ind w:left="360"/>
        <w:rPr>
          <w:noProof/>
        </w:rPr>
      </w:pPr>
    </w:p>
    <w:p w14:paraId="52620AF8" w14:textId="77777777" w:rsidR="00916FA9" w:rsidRDefault="00916FA9" w:rsidP="00916FA9">
      <w:pPr>
        <w:numPr>
          <w:ilvl w:val="0"/>
          <w:numId w:val="1"/>
        </w:numPr>
        <w:rPr>
          <w:noProof/>
        </w:rPr>
      </w:pPr>
      <w:r>
        <w:rPr>
          <w:noProof/>
        </w:rPr>
        <w:t xml:space="preserve">Select Normal Installation and </w:t>
      </w:r>
      <w:r w:rsidRPr="00916FA9">
        <w:rPr>
          <w:b/>
          <w:noProof/>
        </w:rPr>
        <w:t>Continue</w:t>
      </w:r>
      <w:r>
        <w:rPr>
          <w:noProof/>
        </w:rPr>
        <w:t>.</w:t>
      </w:r>
    </w:p>
    <w:p w14:paraId="164BA9E8" w14:textId="240CFE25" w:rsidR="00916FA9" w:rsidRDefault="005C3682" w:rsidP="00C837A8">
      <w:pPr>
        <w:ind w:left="720"/>
        <w:rPr>
          <w:noProof/>
        </w:rPr>
      </w:pPr>
      <w:r>
        <w:rPr>
          <w:noProof/>
        </w:rPr>
        <w:lastRenderedPageBreak/>
        <w:drawing>
          <wp:inline distT="0" distB="0" distL="0" distR="0" wp14:anchorId="485C8DD7" wp14:editId="5F7B9B98">
            <wp:extent cx="4197350" cy="3848100"/>
            <wp:effectExtent l="0" t="0" r="0" b="0"/>
            <wp:docPr id="9" name="Picture 320445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0445754"/>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3848100"/>
                    </a:xfrm>
                    <a:prstGeom prst="rect">
                      <a:avLst/>
                    </a:prstGeom>
                    <a:noFill/>
                    <a:ln>
                      <a:noFill/>
                    </a:ln>
                  </pic:spPr>
                </pic:pic>
              </a:graphicData>
            </a:graphic>
          </wp:inline>
        </w:drawing>
      </w:r>
    </w:p>
    <w:p w14:paraId="6FC1ECA4" w14:textId="77777777" w:rsidR="00916FA9" w:rsidRDefault="00916FA9" w:rsidP="00803604">
      <w:pPr>
        <w:ind w:left="360"/>
        <w:rPr>
          <w:noProof/>
        </w:rPr>
      </w:pPr>
    </w:p>
    <w:p w14:paraId="7DA034BA" w14:textId="77777777" w:rsidR="00916FA9" w:rsidRDefault="00916FA9" w:rsidP="00916FA9">
      <w:pPr>
        <w:numPr>
          <w:ilvl w:val="0"/>
          <w:numId w:val="1"/>
        </w:numPr>
        <w:rPr>
          <w:b/>
          <w:noProof/>
        </w:rPr>
      </w:pPr>
      <w:r>
        <w:rPr>
          <w:noProof/>
        </w:rPr>
        <w:t xml:space="preserve">Select Erase Disk and </w:t>
      </w:r>
      <w:r w:rsidRPr="00916FA9">
        <w:rPr>
          <w:b/>
          <w:noProof/>
        </w:rPr>
        <w:t>Install Now</w:t>
      </w:r>
      <w:r w:rsidRPr="00916FA9">
        <w:rPr>
          <w:noProof/>
        </w:rPr>
        <w:t>.</w:t>
      </w:r>
    </w:p>
    <w:p w14:paraId="0613CC2B" w14:textId="776186B3" w:rsidR="00916FA9" w:rsidRDefault="005C3682" w:rsidP="00C837A8">
      <w:pPr>
        <w:ind w:left="720"/>
        <w:rPr>
          <w:noProof/>
        </w:rPr>
      </w:pPr>
      <w:r>
        <w:rPr>
          <w:noProof/>
        </w:rPr>
        <w:drawing>
          <wp:inline distT="0" distB="0" distL="0" distR="0" wp14:anchorId="32CCAD45" wp14:editId="562C2A59">
            <wp:extent cx="4356100" cy="3975100"/>
            <wp:effectExtent l="0" t="0" r="0" b="0"/>
            <wp:docPr id="10" name="Picture 799132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913270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6100" cy="3975100"/>
                    </a:xfrm>
                    <a:prstGeom prst="rect">
                      <a:avLst/>
                    </a:prstGeom>
                    <a:noFill/>
                    <a:ln>
                      <a:noFill/>
                    </a:ln>
                  </pic:spPr>
                </pic:pic>
              </a:graphicData>
            </a:graphic>
          </wp:inline>
        </w:drawing>
      </w:r>
    </w:p>
    <w:p w14:paraId="408C4631" w14:textId="77777777" w:rsidR="00916FA9" w:rsidRDefault="00916FA9" w:rsidP="00803604">
      <w:pPr>
        <w:ind w:left="360"/>
        <w:rPr>
          <w:noProof/>
        </w:rPr>
      </w:pPr>
    </w:p>
    <w:p w14:paraId="606DA4F5" w14:textId="77777777" w:rsidR="00916FA9" w:rsidRDefault="00916FA9" w:rsidP="00916FA9">
      <w:pPr>
        <w:numPr>
          <w:ilvl w:val="0"/>
          <w:numId w:val="1"/>
        </w:numPr>
        <w:rPr>
          <w:noProof/>
        </w:rPr>
      </w:pPr>
      <w:r>
        <w:rPr>
          <w:noProof/>
        </w:rPr>
        <w:t xml:space="preserve">Yes, you are sure, </w:t>
      </w:r>
      <w:r w:rsidRPr="00916FA9">
        <w:rPr>
          <w:b/>
          <w:noProof/>
        </w:rPr>
        <w:t>Continue</w:t>
      </w:r>
      <w:r>
        <w:rPr>
          <w:noProof/>
        </w:rPr>
        <w:t>.</w:t>
      </w:r>
    </w:p>
    <w:p w14:paraId="695E3F11" w14:textId="2D63EF23" w:rsidR="00916FA9" w:rsidRDefault="005C3682" w:rsidP="00C837A8">
      <w:pPr>
        <w:ind w:left="720"/>
        <w:rPr>
          <w:noProof/>
        </w:rPr>
      </w:pPr>
      <w:r>
        <w:rPr>
          <w:noProof/>
        </w:rPr>
        <w:drawing>
          <wp:inline distT="0" distB="0" distL="0" distR="0" wp14:anchorId="70E42E7C" wp14:editId="6DC15843">
            <wp:extent cx="3765550" cy="3429000"/>
            <wp:effectExtent l="0" t="0" r="0" b="0"/>
            <wp:docPr id="11" name="Picture 11820650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2065060"/>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550" cy="3429000"/>
                    </a:xfrm>
                    <a:prstGeom prst="rect">
                      <a:avLst/>
                    </a:prstGeom>
                    <a:noFill/>
                    <a:ln>
                      <a:noFill/>
                    </a:ln>
                  </pic:spPr>
                </pic:pic>
              </a:graphicData>
            </a:graphic>
          </wp:inline>
        </w:drawing>
      </w:r>
    </w:p>
    <w:p w14:paraId="5FA656E0" w14:textId="77777777" w:rsidR="00803604" w:rsidRDefault="00803604" w:rsidP="00803604">
      <w:pPr>
        <w:ind w:left="360"/>
        <w:rPr>
          <w:noProof/>
        </w:rPr>
      </w:pPr>
    </w:p>
    <w:p w14:paraId="0B5FB834" w14:textId="77777777" w:rsidR="00916FA9" w:rsidRDefault="00916FA9" w:rsidP="00803604">
      <w:pPr>
        <w:ind w:left="360"/>
        <w:rPr>
          <w:noProof/>
        </w:rPr>
      </w:pPr>
    </w:p>
    <w:p w14:paraId="722A5AC9" w14:textId="77777777" w:rsidR="00916FA9" w:rsidRDefault="00916FA9" w:rsidP="00916FA9">
      <w:pPr>
        <w:numPr>
          <w:ilvl w:val="0"/>
          <w:numId w:val="1"/>
        </w:numPr>
        <w:rPr>
          <w:noProof/>
        </w:rPr>
      </w:pPr>
      <w:r>
        <w:rPr>
          <w:noProof/>
        </w:rPr>
        <w:t xml:space="preserve">After a few minutes Ubuntu will have installed itself onto your virtual machine and start asking you a few questions, </w:t>
      </w:r>
      <w:r w:rsidRPr="00916FA9">
        <w:rPr>
          <w:b/>
          <w:noProof/>
        </w:rPr>
        <w:t>Continue</w:t>
      </w:r>
      <w:r>
        <w:rPr>
          <w:noProof/>
        </w:rPr>
        <w:t>.</w:t>
      </w:r>
    </w:p>
    <w:p w14:paraId="5DE9BE30" w14:textId="24851A23" w:rsidR="00916FA9" w:rsidRDefault="005C3682" w:rsidP="00916FA9">
      <w:pPr>
        <w:ind w:left="720"/>
        <w:rPr>
          <w:noProof/>
        </w:rPr>
      </w:pPr>
      <w:r>
        <w:rPr>
          <w:noProof/>
        </w:rPr>
        <w:lastRenderedPageBreak/>
        <w:drawing>
          <wp:inline distT="0" distB="0" distL="0" distR="0" wp14:anchorId="06263D4E" wp14:editId="75C1BD39">
            <wp:extent cx="3765550" cy="3429000"/>
            <wp:effectExtent l="0" t="0" r="0" b="0"/>
            <wp:docPr id="12" name="Picture 783942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3942338"/>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5550" cy="3429000"/>
                    </a:xfrm>
                    <a:prstGeom prst="rect">
                      <a:avLst/>
                    </a:prstGeom>
                    <a:noFill/>
                    <a:ln>
                      <a:noFill/>
                    </a:ln>
                  </pic:spPr>
                </pic:pic>
              </a:graphicData>
            </a:graphic>
          </wp:inline>
        </w:drawing>
      </w:r>
    </w:p>
    <w:p w14:paraId="6B322A4D" w14:textId="68AF5720" w:rsidR="00916FA9" w:rsidRDefault="005C3682" w:rsidP="00916FA9">
      <w:pPr>
        <w:ind w:left="720"/>
        <w:rPr>
          <w:noProof/>
        </w:rPr>
      </w:pPr>
      <w:r>
        <w:rPr>
          <w:noProof/>
        </w:rPr>
        <w:drawing>
          <wp:inline distT="0" distB="0" distL="0" distR="0" wp14:anchorId="5912ADF9" wp14:editId="45946339">
            <wp:extent cx="4356100" cy="3975100"/>
            <wp:effectExtent l="0" t="0" r="0" b="0"/>
            <wp:docPr id="13" name="Picture 915877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5877763"/>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6100" cy="3975100"/>
                    </a:xfrm>
                    <a:prstGeom prst="rect">
                      <a:avLst/>
                    </a:prstGeom>
                    <a:noFill/>
                    <a:ln>
                      <a:noFill/>
                    </a:ln>
                  </pic:spPr>
                </pic:pic>
              </a:graphicData>
            </a:graphic>
          </wp:inline>
        </w:drawing>
      </w:r>
    </w:p>
    <w:p w14:paraId="7E8DB744" w14:textId="77777777" w:rsidR="00916FA9" w:rsidRDefault="00916FA9" w:rsidP="00916FA9">
      <w:pPr>
        <w:numPr>
          <w:ilvl w:val="0"/>
          <w:numId w:val="1"/>
        </w:numPr>
        <w:rPr>
          <w:noProof/>
        </w:rPr>
      </w:pPr>
      <w:r w:rsidRPr="00916FA9">
        <w:rPr>
          <w:b/>
          <w:noProof/>
        </w:rPr>
        <w:t>Do Not</w:t>
      </w:r>
      <w:r>
        <w:rPr>
          <w:noProof/>
        </w:rPr>
        <w:t xml:space="preserve"> skip the updates, just let them run.</w:t>
      </w:r>
      <w:r w:rsidR="0006792A">
        <w:rPr>
          <w:noProof/>
        </w:rPr>
        <w:t xml:space="preserve"> This takes several minutes.</w:t>
      </w:r>
    </w:p>
    <w:p w14:paraId="1DBCB01B" w14:textId="6F6A33B1" w:rsidR="00916FA9" w:rsidRDefault="005C3682" w:rsidP="00916FA9">
      <w:pPr>
        <w:ind w:left="720"/>
        <w:rPr>
          <w:noProof/>
        </w:rPr>
      </w:pPr>
      <w:r>
        <w:rPr>
          <w:noProof/>
        </w:rPr>
        <w:lastRenderedPageBreak/>
        <w:drawing>
          <wp:inline distT="0" distB="0" distL="0" distR="0" wp14:anchorId="5075D999" wp14:editId="701BA3DC">
            <wp:extent cx="4127500" cy="3784600"/>
            <wp:effectExtent l="0" t="0" r="0" b="0"/>
            <wp:docPr id="14" name="Picture 1789116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89116981"/>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7500" cy="3784600"/>
                    </a:xfrm>
                    <a:prstGeom prst="rect">
                      <a:avLst/>
                    </a:prstGeom>
                    <a:noFill/>
                    <a:ln>
                      <a:noFill/>
                    </a:ln>
                  </pic:spPr>
                </pic:pic>
              </a:graphicData>
            </a:graphic>
          </wp:inline>
        </w:drawing>
      </w:r>
    </w:p>
    <w:p w14:paraId="6ABCADC9" w14:textId="77777777" w:rsidR="00916FA9" w:rsidRDefault="0006792A" w:rsidP="00916FA9">
      <w:pPr>
        <w:numPr>
          <w:ilvl w:val="0"/>
          <w:numId w:val="1"/>
        </w:numPr>
        <w:rPr>
          <w:noProof/>
        </w:rPr>
      </w:pPr>
      <w:r>
        <w:rPr>
          <w:noProof/>
        </w:rPr>
        <w:t xml:space="preserve"> When Ubuntu is finished installing </w:t>
      </w:r>
      <w:r w:rsidR="004574FD">
        <w:rPr>
          <w:noProof/>
        </w:rPr>
        <w:t xml:space="preserve">and the first round of updates </w:t>
      </w:r>
      <w:r>
        <w:rPr>
          <w:noProof/>
        </w:rPr>
        <w:t xml:space="preserve">you want to </w:t>
      </w:r>
      <w:r w:rsidRPr="0006792A">
        <w:rPr>
          <w:b/>
          <w:noProof/>
        </w:rPr>
        <w:t>Restart Now</w:t>
      </w:r>
      <w:r>
        <w:rPr>
          <w:noProof/>
        </w:rPr>
        <w:t xml:space="preserve"> and </w:t>
      </w:r>
      <w:r w:rsidRPr="0006792A">
        <w:rPr>
          <w:b/>
          <w:noProof/>
        </w:rPr>
        <w:t>Enter</w:t>
      </w:r>
      <w:r>
        <w:rPr>
          <w:noProof/>
        </w:rPr>
        <w:t>.</w:t>
      </w:r>
    </w:p>
    <w:p w14:paraId="6363D7C7" w14:textId="44142F0C" w:rsidR="0006792A" w:rsidRDefault="005C3682" w:rsidP="0006792A">
      <w:pPr>
        <w:ind w:left="720"/>
        <w:rPr>
          <w:noProof/>
        </w:rPr>
      </w:pPr>
      <w:r>
        <w:rPr>
          <w:noProof/>
        </w:rPr>
        <w:drawing>
          <wp:inline distT="0" distB="0" distL="0" distR="0" wp14:anchorId="65621BFE" wp14:editId="5AB3F03D">
            <wp:extent cx="3917950" cy="3575050"/>
            <wp:effectExtent l="0" t="0" r="0" b="0"/>
            <wp:docPr id="15" name="Picture 13933775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3377522"/>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7950" cy="3575050"/>
                    </a:xfrm>
                    <a:prstGeom prst="rect">
                      <a:avLst/>
                    </a:prstGeom>
                    <a:noFill/>
                    <a:ln>
                      <a:noFill/>
                    </a:ln>
                  </pic:spPr>
                </pic:pic>
              </a:graphicData>
            </a:graphic>
          </wp:inline>
        </w:drawing>
      </w:r>
    </w:p>
    <w:p w14:paraId="0859CC61" w14:textId="1C89D203" w:rsidR="0006792A" w:rsidRDefault="005C3682" w:rsidP="0006792A">
      <w:pPr>
        <w:ind w:left="720"/>
        <w:rPr>
          <w:noProof/>
        </w:rPr>
      </w:pPr>
      <w:r>
        <w:rPr>
          <w:noProof/>
        </w:rPr>
        <w:lastRenderedPageBreak/>
        <w:drawing>
          <wp:inline distT="0" distB="0" distL="0" distR="0" wp14:anchorId="2A145FF8" wp14:editId="118453A6">
            <wp:extent cx="4057650" cy="3727450"/>
            <wp:effectExtent l="0" t="0" r="0" b="0"/>
            <wp:docPr id="16" name="Picture 18995230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99523029"/>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3727450"/>
                    </a:xfrm>
                    <a:prstGeom prst="rect">
                      <a:avLst/>
                    </a:prstGeom>
                    <a:noFill/>
                    <a:ln>
                      <a:noFill/>
                    </a:ln>
                  </pic:spPr>
                </pic:pic>
              </a:graphicData>
            </a:graphic>
          </wp:inline>
        </w:drawing>
      </w:r>
    </w:p>
    <w:p w14:paraId="78026BF8" w14:textId="77777777" w:rsidR="00916FA9" w:rsidRDefault="0006792A" w:rsidP="00916FA9">
      <w:pPr>
        <w:numPr>
          <w:ilvl w:val="0"/>
          <w:numId w:val="1"/>
        </w:numPr>
        <w:rPr>
          <w:noProof/>
        </w:rPr>
      </w:pPr>
      <w:r>
        <w:rPr>
          <w:noProof/>
        </w:rPr>
        <w:t>Ubuntu is now</w:t>
      </w:r>
      <w:r w:rsidR="00916FA9">
        <w:rPr>
          <w:noProof/>
        </w:rPr>
        <w:t xml:space="preserve"> ready for use</w:t>
      </w:r>
      <w:r>
        <w:rPr>
          <w:noProof/>
        </w:rPr>
        <w:t xml:space="preserve">, </w:t>
      </w:r>
      <w:r w:rsidRPr="0006792A">
        <w:rPr>
          <w:b/>
          <w:noProof/>
        </w:rPr>
        <w:t>Install Now</w:t>
      </w:r>
      <w:r>
        <w:rPr>
          <w:noProof/>
        </w:rPr>
        <w:t xml:space="preserve"> any updates. You will need to provide the password you entered in </w:t>
      </w:r>
      <w:r w:rsidR="00BA6D7C">
        <w:rPr>
          <w:noProof/>
        </w:rPr>
        <w:t>S</w:t>
      </w:r>
      <w:r>
        <w:rPr>
          <w:noProof/>
        </w:rPr>
        <w:t xml:space="preserve">tep </w:t>
      </w:r>
      <w:r w:rsidR="00BA6D7C">
        <w:rPr>
          <w:noProof/>
        </w:rPr>
        <w:t>12)</w:t>
      </w:r>
      <w:r>
        <w:rPr>
          <w:noProof/>
        </w:rPr>
        <w:t xml:space="preserve"> to enable installing the updates.</w:t>
      </w:r>
      <w:r w:rsidR="00BA6D7C">
        <w:rPr>
          <w:noProof/>
        </w:rPr>
        <w:t xml:space="preserve"> You will need for the software updater to complete updates before you can run the commands in Section 2.</w:t>
      </w:r>
    </w:p>
    <w:p w14:paraId="0FF4F4EB" w14:textId="29123951" w:rsidR="0006792A" w:rsidRDefault="005C3682" w:rsidP="0006792A">
      <w:pPr>
        <w:ind w:left="720"/>
        <w:rPr>
          <w:noProof/>
        </w:rPr>
      </w:pPr>
      <w:r>
        <w:rPr>
          <w:noProof/>
        </w:rPr>
        <w:drawing>
          <wp:inline distT="0" distB="0" distL="0" distR="0" wp14:anchorId="3388633B" wp14:editId="19248515">
            <wp:extent cx="3270250" cy="2870200"/>
            <wp:effectExtent l="0" t="0" r="0" b="0"/>
            <wp:docPr id="17" name="Picture 580609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0609672"/>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0250" cy="2870200"/>
                    </a:xfrm>
                    <a:prstGeom prst="rect">
                      <a:avLst/>
                    </a:prstGeom>
                    <a:noFill/>
                    <a:ln>
                      <a:noFill/>
                    </a:ln>
                  </pic:spPr>
                </pic:pic>
              </a:graphicData>
            </a:graphic>
          </wp:inline>
        </w:drawing>
      </w:r>
    </w:p>
    <w:p w14:paraId="43649D88" w14:textId="77777777" w:rsidR="00736B22" w:rsidRDefault="00736B22" w:rsidP="0006792A">
      <w:pPr>
        <w:ind w:left="720"/>
        <w:rPr>
          <w:noProof/>
        </w:rPr>
      </w:pPr>
      <w:r>
        <w:rPr>
          <w:noProof/>
        </w:rPr>
        <w:t>To finish installing all of the updates, restart the Virtual Machine.</w:t>
      </w:r>
    </w:p>
    <w:p w14:paraId="05FC5329" w14:textId="77777777" w:rsidR="00BA6D7C" w:rsidRDefault="00BA6D7C" w:rsidP="0006792A">
      <w:pPr>
        <w:ind w:left="720"/>
        <w:rPr>
          <w:noProof/>
        </w:rPr>
      </w:pPr>
    </w:p>
    <w:p w14:paraId="3C0EFCD3" w14:textId="77777777" w:rsidR="00BA6D7C" w:rsidRDefault="00BA6D7C" w:rsidP="00BA6D7C">
      <w:pPr>
        <w:pStyle w:val="Heading1"/>
        <w:rPr>
          <w:noProof/>
        </w:rPr>
      </w:pPr>
      <w:bookmarkStart w:id="130" w:name="_Toc21022938"/>
      <w:bookmarkStart w:id="131" w:name="_Toc21021742"/>
      <w:r>
        <w:rPr>
          <w:noProof/>
        </w:rPr>
        <w:lastRenderedPageBreak/>
        <w:t>Installing Zephyr and fetching the rc-demo  git repository</w:t>
      </w:r>
      <w:bookmarkEnd w:id="130"/>
      <w:bookmarkEnd w:id="131"/>
    </w:p>
    <w:p w14:paraId="2605F595" w14:textId="77777777" w:rsidR="00BA6D7C" w:rsidRDefault="00BA6D7C" w:rsidP="00BA6D7C">
      <w:r>
        <w:t>Start a terminal program on your Ubuntu Virtual machine.</w:t>
      </w:r>
    </w:p>
    <w:p w14:paraId="4DAB212E" w14:textId="055DF34C" w:rsidR="00BA6D7C" w:rsidRPr="00BA6D7C" w:rsidRDefault="005C3682" w:rsidP="00BA6D7C">
      <w:r>
        <w:rPr>
          <w:noProof/>
        </w:rPr>
        <w:drawing>
          <wp:inline distT="0" distB="0" distL="0" distR="0" wp14:anchorId="5B5F0A8F" wp14:editId="5F2ABB3D">
            <wp:extent cx="5892800" cy="520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2800" cy="5207000"/>
                    </a:xfrm>
                    <a:prstGeom prst="rect">
                      <a:avLst/>
                    </a:prstGeom>
                    <a:noFill/>
                    <a:ln>
                      <a:noFill/>
                    </a:ln>
                  </pic:spPr>
                </pic:pic>
              </a:graphicData>
            </a:graphic>
          </wp:inline>
        </w:drawing>
      </w:r>
    </w:p>
    <w:p w14:paraId="3924C990" w14:textId="77777777" w:rsidR="00BA6D7C" w:rsidRDefault="00BA6D7C" w:rsidP="0006792A">
      <w:pPr>
        <w:ind w:left="720"/>
        <w:rPr>
          <w:noProof/>
        </w:rPr>
      </w:pPr>
    </w:p>
    <w:p w14:paraId="535569B6" w14:textId="77777777" w:rsidR="00803604" w:rsidRDefault="00BA6D7C" w:rsidP="00DB0A31">
      <w:pPr>
        <w:rPr>
          <w:noProof/>
        </w:rPr>
      </w:pPr>
      <w:r>
        <w:rPr>
          <w:noProof/>
        </w:rPr>
        <w:t>Enter the following commands</w:t>
      </w:r>
    </w:p>
    <w:p w14:paraId="0EC54123" w14:textId="77777777" w:rsidR="00A24D0E" w:rsidRDefault="009F3879" w:rsidP="00BA6D7C">
      <w:pPr>
        <w:spacing w:after="0"/>
        <w:ind w:left="360"/>
        <w:rPr>
          <w:rFonts w:ascii="Consolas" w:hAnsi="Consolas"/>
          <w:noProof/>
        </w:rPr>
      </w:pPr>
      <w:bookmarkStart w:id="132" w:name="_Hlk14870661"/>
      <w:r>
        <w:rPr>
          <w:rFonts w:ascii="Consolas" w:hAnsi="Consolas"/>
          <w:noProof/>
        </w:rPr>
        <w:t>s</w:t>
      </w:r>
      <w:r w:rsidR="00A24D0E">
        <w:rPr>
          <w:rFonts w:ascii="Consolas" w:hAnsi="Consolas"/>
          <w:noProof/>
        </w:rPr>
        <w:t>udo apt-get update</w:t>
      </w:r>
    </w:p>
    <w:p w14:paraId="4060A346" w14:textId="77777777" w:rsidR="00650B38" w:rsidRPr="00D873A3" w:rsidRDefault="00A24D0E" w:rsidP="00BA6D7C">
      <w:pPr>
        <w:spacing w:after="0"/>
        <w:ind w:left="360"/>
        <w:rPr>
          <w:rFonts w:ascii="Consolas" w:hAnsi="Consolas"/>
          <w:noProof/>
        </w:rPr>
      </w:pPr>
      <w:r>
        <w:rPr>
          <w:rFonts w:ascii="Consolas" w:hAnsi="Consolas"/>
          <w:noProof/>
        </w:rPr>
        <w:t>s</w:t>
      </w:r>
      <w:r w:rsidR="00650B38" w:rsidRPr="00D873A3">
        <w:rPr>
          <w:rFonts w:ascii="Consolas" w:hAnsi="Consolas"/>
          <w:noProof/>
        </w:rPr>
        <w:t xml:space="preserve">udo apt-get </w:t>
      </w:r>
      <w:r w:rsidR="00B42CB9">
        <w:rPr>
          <w:rFonts w:ascii="Consolas" w:hAnsi="Consolas"/>
          <w:noProof/>
        </w:rPr>
        <w:t xml:space="preserve">-y </w:t>
      </w:r>
      <w:r w:rsidR="00650B38" w:rsidRPr="00D873A3">
        <w:rPr>
          <w:rFonts w:ascii="Consolas" w:hAnsi="Consolas"/>
          <w:noProof/>
        </w:rPr>
        <w:t>upgrade</w:t>
      </w:r>
    </w:p>
    <w:p w14:paraId="566479D0" w14:textId="77777777" w:rsidR="00736B22" w:rsidRDefault="00736B22" w:rsidP="00BA6D7C">
      <w:pPr>
        <w:spacing w:after="0"/>
        <w:ind w:left="360"/>
        <w:rPr>
          <w:rFonts w:ascii="Consolas" w:hAnsi="Consolas"/>
          <w:noProof/>
        </w:rPr>
      </w:pPr>
    </w:p>
    <w:p w14:paraId="67A2020B" w14:textId="77777777" w:rsidR="00736B22" w:rsidRDefault="00736B22" w:rsidP="00736B22">
      <w:pPr>
        <w:ind w:left="720"/>
        <w:rPr>
          <w:noProof/>
        </w:rPr>
      </w:pPr>
      <w:r>
        <w:rPr>
          <w:noProof/>
        </w:rPr>
        <w:t>VirtualBox and Ubuntu have many features, here are hints on some you might want to turn on at this time:</w:t>
      </w:r>
    </w:p>
    <w:p w14:paraId="4D3545E6" w14:textId="77777777" w:rsidR="00B17754" w:rsidRDefault="00B17754" w:rsidP="00736B22">
      <w:pPr>
        <w:ind w:left="720"/>
        <w:rPr>
          <w:noProof/>
        </w:rPr>
      </w:pPr>
      <w:r>
        <w:rPr>
          <w:noProof/>
        </w:rPr>
        <w:t>If you are running 18.04 you need to install a compiler and s</w:t>
      </w:r>
      <w:r w:rsidR="00C27C25">
        <w:rPr>
          <w:noProof/>
        </w:rPr>
        <w:t>o</w:t>
      </w:r>
      <w:r>
        <w:rPr>
          <w:noProof/>
        </w:rPr>
        <w:t>me support for the guest additions:</w:t>
      </w:r>
    </w:p>
    <w:p w14:paraId="0FC76399" w14:textId="77777777" w:rsidR="00B17754" w:rsidRDefault="00B17754" w:rsidP="00B17754">
      <w:pPr>
        <w:spacing w:after="0"/>
        <w:ind w:left="1440"/>
        <w:rPr>
          <w:rFonts w:ascii="Consolas" w:hAnsi="Consolas"/>
          <w:noProof/>
        </w:rPr>
      </w:pPr>
      <w:r w:rsidRPr="00D873A3">
        <w:rPr>
          <w:rFonts w:ascii="Consolas" w:hAnsi="Consolas"/>
          <w:noProof/>
        </w:rPr>
        <w:t xml:space="preserve">sudo apt-get install </w:t>
      </w:r>
      <w:r>
        <w:rPr>
          <w:rFonts w:ascii="Consolas" w:hAnsi="Consolas"/>
          <w:noProof/>
        </w:rPr>
        <w:t xml:space="preserve">-y </w:t>
      </w:r>
      <w:r w:rsidRPr="00D873A3">
        <w:rPr>
          <w:rFonts w:ascii="Consolas" w:hAnsi="Consolas"/>
          <w:noProof/>
        </w:rPr>
        <w:t>build-essential module-assistant</w:t>
      </w:r>
    </w:p>
    <w:p w14:paraId="6F448C4B" w14:textId="77777777" w:rsidR="00B17754" w:rsidRDefault="00B17754" w:rsidP="00736B22">
      <w:pPr>
        <w:ind w:left="720"/>
        <w:rPr>
          <w:noProof/>
        </w:rPr>
      </w:pPr>
    </w:p>
    <w:p w14:paraId="33C6FD6D" w14:textId="77777777" w:rsidR="00736B22" w:rsidRDefault="00EC61B4" w:rsidP="00736B22">
      <w:pPr>
        <w:ind w:left="720"/>
      </w:pPr>
      <w:hyperlink r:id="rId34" w:history="1">
        <w:r w:rsidR="00736B22">
          <w:rPr>
            <w:rStyle w:val="Hyperlink"/>
          </w:rPr>
          <w:t>https://www.centennialsoftwaresolutions.com/post/enable-copy-paste-between-windows-7-and-ubuntu-16-04-3-on-oracle-vm-virtualbox</w:t>
        </w:r>
      </w:hyperlink>
      <w:r w:rsidR="00A85E76">
        <w:t xml:space="preserve">  - common clipboard between Linux and Win10</w:t>
      </w:r>
    </w:p>
    <w:p w14:paraId="73F512E4" w14:textId="77777777" w:rsidR="007F02FF" w:rsidRDefault="00EC61B4" w:rsidP="00736B22">
      <w:pPr>
        <w:ind w:left="720"/>
        <w:rPr>
          <w:noProof/>
        </w:rPr>
      </w:pPr>
      <w:hyperlink r:id="rId35" w:history="1">
        <w:r w:rsidR="007F02FF" w:rsidRPr="007F02FF">
          <w:rPr>
            <w:rStyle w:val="Hyperlink"/>
          </w:rPr>
          <w:t>https://helpdeskgeek.com/virtualization/virtualbox-share-folder-host-guest/</w:t>
        </w:r>
      </w:hyperlink>
      <w:r w:rsidR="00A85E76">
        <w:t xml:space="preserve"> - shared folder between Linux and Win10</w:t>
      </w:r>
    </w:p>
    <w:p w14:paraId="1BE29BEF" w14:textId="77777777" w:rsidR="00736B22" w:rsidRDefault="00A21AA9" w:rsidP="00DB0A31">
      <w:pPr>
        <w:spacing w:after="0"/>
        <w:rPr>
          <w:noProof/>
        </w:rPr>
      </w:pPr>
      <w:r>
        <w:rPr>
          <w:noProof/>
        </w:rPr>
        <w:t>Add</w:t>
      </w:r>
      <w:r w:rsidR="00736B22">
        <w:rPr>
          <w:noProof/>
        </w:rPr>
        <w:t xml:space="preserve"> the following to the end of your ~/.bashrc</w:t>
      </w:r>
      <w:r>
        <w:rPr>
          <w:noProof/>
        </w:rPr>
        <w:t xml:space="preserve"> </w:t>
      </w:r>
      <w:r w:rsidR="007F02FF">
        <w:rPr>
          <w:noProof/>
        </w:rPr>
        <w:t>then</w:t>
      </w:r>
      <w:r>
        <w:rPr>
          <w:noProof/>
        </w:rPr>
        <w:t xml:space="preserve"> </w:t>
      </w:r>
      <w:bookmarkStart w:id="133" w:name="_Hlk14955278"/>
      <w:r>
        <w:rPr>
          <w:noProof/>
        </w:rPr>
        <w:t>restart your terminal window (&lt;crtl&gt;-D)</w:t>
      </w:r>
      <w:r w:rsidR="00214C6C">
        <w:rPr>
          <w:noProof/>
        </w:rPr>
        <w:t xml:space="preserve"> or source ~/.bashrc</w:t>
      </w:r>
      <w:r>
        <w:rPr>
          <w:noProof/>
        </w:rPr>
        <w:t>.</w:t>
      </w:r>
    </w:p>
    <w:bookmarkEnd w:id="133"/>
    <w:p w14:paraId="5F84D0E7" w14:textId="701A6D3F" w:rsidR="00736B22" w:rsidRDefault="00B40893" w:rsidP="00736B22">
      <w:pPr>
        <w:spacing w:after="0"/>
        <w:ind w:left="360"/>
        <w:rPr>
          <w:rFonts w:ascii="Consolas" w:hAnsi="Consolas"/>
          <w:noProof/>
        </w:rPr>
      </w:pPr>
      <w:r>
        <w:rPr>
          <w:rFonts w:ascii="Consolas" w:hAnsi="Consolas"/>
          <w:noProof/>
        </w:rPr>
        <w:t>#</w:t>
      </w:r>
      <w:r w:rsidR="00736B22">
        <w:rPr>
          <w:rFonts w:ascii="Consolas" w:hAnsi="Consolas"/>
          <w:noProof/>
        </w:rPr>
        <w:t>export BOARD=nrf52840_mdk</w:t>
      </w:r>
    </w:p>
    <w:p w14:paraId="054F06C9" w14:textId="77777777" w:rsidR="00736B22" w:rsidRDefault="00736B22" w:rsidP="00736B22">
      <w:pPr>
        <w:spacing w:after="0"/>
        <w:ind w:left="360"/>
        <w:rPr>
          <w:rFonts w:ascii="Consolas" w:hAnsi="Consolas"/>
          <w:noProof/>
        </w:rPr>
      </w:pPr>
      <w:r w:rsidRPr="00212F70">
        <w:rPr>
          <w:rFonts w:ascii="Consolas" w:hAnsi="Consolas"/>
          <w:noProof/>
        </w:rPr>
        <w:t>export GIT_SSL_NO_VERIFY=true</w:t>
      </w:r>
    </w:p>
    <w:p w14:paraId="43C410D4" w14:textId="7D59677D" w:rsidR="00736B22" w:rsidRDefault="00B40893" w:rsidP="00736B22">
      <w:pPr>
        <w:spacing w:after="0"/>
        <w:ind w:left="360"/>
        <w:rPr>
          <w:rFonts w:ascii="Consolas" w:hAnsi="Consolas"/>
          <w:noProof/>
        </w:rPr>
      </w:pPr>
      <w:bookmarkStart w:id="134" w:name="_Hlk14865870"/>
      <w:r>
        <w:rPr>
          <w:rFonts w:ascii="Consolas" w:hAnsi="Consolas"/>
          <w:noProof/>
        </w:rPr>
        <w:t>#</w:t>
      </w:r>
      <w:r w:rsidR="00736B22">
        <w:rPr>
          <w:rFonts w:ascii="Consolas" w:hAnsi="Consolas"/>
          <w:noProof/>
        </w:rPr>
        <w:t xml:space="preserve">export </w:t>
      </w:r>
      <w:r w:rsidR="00736B22" w:rsidRPr="00212F70">
        <w:rPr>
          <w:rFonts w:ascii="Consolas" w:hAnsi="Consolas"/>
          <w:noProof/>
        </w:rPr>
        <w:t>ZEPHYR_TOOLCHAIN_VARIAN</w:t>
      </w:r>
      <w:r w:rsidR="00736B22">
        <w:rPr>
          <w:rFonts w:ascii="Consolas" w:hAnsi="Consolas"/>
          <w:noProof/>
        </w:rPr>
        <w:t>T=</w:t>
      </w:r>
      <w:r w:rsidR="00736B22" w:rsidRPr="00212F70">
        <w:rPr>
          <w:rFonts w:ascii="Consolas" w:hAnsi="Consolas"/>
          <w:noProof/>
        </w:rPr>
        <w:t>zephyr</w:t>
      </w:r>
    </w:p>
    <w:p w14:paraId="53C67D9D" w14:textId="69E422DD" w:rsidR="00736B22" w:rsidRDefault="00B40893" w:rsidP="00736B22">
      <w:pPr>
        <w:spacing w:after="0"/>
        <w:ind w:left="360"/>
        <w:rPr>
          <w:rFonts w:ascii="Consolas" w:hAnsi="Consolas"/>
          <w:noProof/>
        </w:rPr>
      </w:pPr>
      <w:del w:id="135" w:author="Lawrence King" w:date="2019-11-06T09:03:00Z">
        <w:r w:rsidDel="005C3682">
          <w:rPr>
            <w:rFonts w:ascii="Consolas" w:hAnsi="Consolas"/>
            <w:noProof/>
          </w:rPr>
          <w:delText>#</w:delText>
        </w:r>
      </w:del>
      <w:r w:rsidR="00736B22">
        <w:rPr>
          <w:rFonts w:ascii="Consolas" w:hAnsi="Consolas"/>
          <w:noProof/>
        </w:rPr>
        <w:t xml:space="preserve">export </w:t>
      </w:r>
      <w:r w:rsidR="00736B22" w:rsidRPr="00212F70">
        <w:rPr>
          <w:rFonts w:ascii="Consolas" w:hAnsi="Consolas"/>
          <w:noProof/>
        </w:rPr>
        <w:t>ZEPHYR_SDK_INSTALL_DIR</w:t>
      </w:r>
      <w:r w:rsidR="00736B22">
        <w:rPr>
          <w:rFonts w:ascii="Consolas" w:hAnsi="Consolas"/>
          <w:noProof/>
        </w:rPr>
        <w:t>=</w:t>
      </w:r>
      <w:r w:rsidR="00736B22" w:rsidRPr="00212F70">
        <w:rPr>
          <w:rFonts w:ascii="Consolas" w:hAnsi="Consolas"/>
          <w:noProof/>
        </w:rPr>
        <w:t>/opt/zephyr-sdk</w:t>
      </w:r>
    </w:p>
    <w:p w14:paraId="00CDDFC2" w14:textId="77777777" w:rsidR="00736B22" w:rsidRDefault="00736B22" w:rsidP="00736B22">
      <w:pPr>
        <w:spacing w:after="0"/>
        <w:ind w:left="360"/>
        <w:rPr>
          <w:rFonts w:ascii="Consolas" w:hAnsi="Consolas"/>
          <w:noProof/>
        </w:rPr>
      </w:pPr>
      <w:r w:rsidRPr="00353A5A">
        <w:rPr>
          <w:rFonts w:ascii="Consolas" w:hAnsi="Consolas"/>
          <w:noProof/>
        </w:rPr>
        <w:t>export PATH=</w:t>
      </w:r>
      <w:r w:rsidR="000E6113">
        <w:rPr>
          <w:rFonts w:ascii="Consolas" w:hAnsi="Consolas"/>
          <w:noProof/>
        </w:rPr>
        <w:t>~/.go/bin:</w:t>
      </w:r>
      <w:r w:rsidRPr="00353A5A">
        <w:rPr>
          <w:rFonts w:ascii="Consolas" w:hAnsi="Consolas"/>
          <w:noProof/>
        </w:rPr>
        <w:t>~/.local/bin:$PATH</w:t>
      </w:r>
    </w:p>
    <w:p w14:paraId="750DC248" w14:textId="77777777" w:rsidR="00C27C25" w:rsidRDefault="00736B22" w:rsidP="00C27C25">
      <w:pPr>
        <w:spacing w:after="0"/>
        <w:ind w:left="360"/>
        <w:rPr>
          <w:rFonts w:ascii="Consolas" w:hAnsi="Consolas"/>
          <w:noProof/>
        </w:rPr>
      </w:pPr>
      <w:r>
        <w:rPr>
          <w:rFonts w:ascii="Consolas" w:hAnsi="Consolas"/>
          <w:noProof/>
        </w:rPr>
        <w:t>source ~/</w:t>
      </w:r>
      <w:r w:rsidR="009B2EB3">
        <w:rPr>
          <w:rFonts w:ascii="Consolas" w:hAnsi="Consolas"/>
          <w:noProof/>
        </w:rPr>
        <w:t>zephyrproject/</w:t>
      </w:r>
      <w:r>
        <w:rPr>
          <w:rFonts w:ascii="Consolas" w:hAnsi="Consolas"/>
          <w:noProof/>
        </w:rPr>
        <w:t>zephyr/zephyr-env.sh</w:t>
      </w:r>
      <w:r w:rsidR="00797BB1">
        <w:rPr>
          <w:rFonts w:ascii="Consolas" w:hAnsi="Consolas"/>
          <w:noProof/>
        </w:rPr>
        <w:t xml:space="preserve"> 2&gt;/dev/null</w:t>
      </w:r>
    </w:p>
    <w:p w14:paraId="2BE335D3" w14:textId="6DD32047" w:rsidR="00C27C25" w:rsidRDefault="00C27C25" w:rsidP="00C27C25">
      <w:pPr>
        <w:spacing w:after="0"/>
        <w:ind w:left="360"/>
        <w:rPr>
          <w:rFonts w:ascii="Consolas" w:hAnsi="Consolas"/>
          <w:noProof/>
        </w:rPr>
      </w:pPr>
      <w:r w:rsidRPr="008749CD">
        <w:rPr>
          <w:rFonts w:ascii="Consolas" w:hAnsi="Consolas"/>
          <w:noProof/>
        </w:rPr>
        <w:t>export ZEPHYR_TOOLCHAIN_VARIANT=gnuarmemb</w:t>
      </w:r>
    </w:p>
    <w:p w14:paraId="4694B3CC" w14:textId="578A41BF" w:rsidR="00C27C25" w:rsidRDefault="00C27C25" w:rsidP="00C27C25">
      <w:pPr>
        <w:spacing w:after="0"/>
        <w:ind w:left="360"/>
        <w:rPr>
          <w:rFonts w:ascii="Consolas" w:hAnsi="Consolas"/>
          <w:noProof/>
        </w:rPr>
      </w:pPr>
      <w:r w:rsidRPr="008749CD">
        <w:rPr>
          <w:rFonts w:ascii="Consolas" w:hAnsi="Consolas"/>
          <w:noProof/>
        </w:rPr>
        <w:t>export GNUARMEMB_TOOLCHAIN_PATH=/usr</w:t>
      </w:r>
    </w:p>
    <w:p w14:paraId="51C27246" w14:textId="77777777" w:rsidR="000E6113" w:rsidRPr="008749CD" w:rsidRDefault="000E6113" w:rsidP="00C27C25">
      <w:pPr>
        <w:spacing w:after="0"/>
        <w:ind w:left="360"/>
        <w:rPr>
          <w:rFonts w:ascii="Consolas" w:hAnsi="Consolas"/>
          <w:noProof/>
        </w:rPr>
      </w:pPr>
      <w:r w:rsidRPr="000E6113">
        <w:rPr>
          <w:rFonts w:ascii="Consolas" w:hAnsi="Consolas"/>
          <w:noProof/>
        </w:rPr>
        <w:t>export GOPATH=$HOME/.go</w:t>
      </w:r>
    </w:p>
    <w:p w14:paraId="2BA6C71D" w14:textId="77777777" w:rsidR="00C27C25" w:rsidRPr="00BA6D7C" w:rsidRDefault="00C27C25" w:rsidP="00736B22">
      <w:pPr>
        <w:spacing w:after="0"/>
        <w:ind w:left="360"/>
        <w:rPr>
          <w:rFonts w:ascii="Consolas" w:hAnsi="Consolas"/>
          <w:noProof/>
        </w:rPr>
      </w:pPr>
    </w:p>
    <w:bookmarkEnd w:id="134"/>
    <w:p w14:paraId="38317BA7" w14:textId="77777777" w:rsidR="00736B22" w:rsidRDefault="00736B22" w:rsidP="00BA6D7C">
      <w:pPr>
        <w:spacing w:after="0"/>
        <w:ind w:left="360"/>
        <w:rPr>
          <w:noProof/>
        </w:rPr>
      </w:pPr>
    </w:p>
    <w:p w14:paraId="5D618085" w14:textId="77777777" w:rsidR="00736B22" w:rsidRPr="00736B22" w:rsidRDefault="00736B22" w:rsidP="00DB0A31">
      <w:pPr>
        <w:spacing w:after="0"/>
        <w:rPr>
          <w:noProof/>
        </w:rPr>
      </w:pPr>
      <w:bookmarkStart w:id="136" w:name="_Hlk14955287"/>
      <w:r w:rsidRPr="00736B22">
        <w:rPr>
          <w:noProof/>
        </w:rPr>
        <w:t xml:space="preserve">Now install </w:t>
      </w:r>
      <w:r w:rsidR="00A21AA9">
        <w:rPr>
          <w:noProof/>
        </w:rPr>
        <w:t>basic Linux utilities</w:t>
      </w:r>
    </w:p>
    <w:bookmarkEnd w:id="136"/>
    <w:p w14:paraId="008C59C5" w14:textId="77777777" w:rsidR="00A85E76" w:rsidRDefault="00871895" w:rsidP="00997F5F">
      <w:pPr>
        <w:spacing w:after="0"/>
        <w:ind w:left="360"/>
        <w:rPr>
          <w:rFonts w:ascii="Consolas" w:hAnsi="Consolas"/>
          <w:noProof/>
        </w:rPr>
      </w:pPr>
      <w:r>
        <w:rPr>
          <w:rFonts w:ascii="Consolas" w:hAnsi="Consolas"/>
          <w:noProof/>
        </w:rPr>
        <w:t>ssh-keygen</w:t>
      </w:r>
      <w:r w:rsidR="00034DA4">
        <w:rPr>
          <w:rFonts w:ascii="Consolas" w:hAnsi="Consolas"/>
          <w:noProof/>
        </w:rPr>
        <w:t xml:space="preserve"> </w:t>
      </w:r>
      <w:r w:rsidR="000A2701">
        <w:rPr>
          <w:rFonts w:ascii="Consolas" w:hAnsi="Consolas"/>
          <w:noProof/>
        </w:rPr>
        <w:t xml:space="preserve">#generate a key for yourself, </w:t>
      </w:r>
    </w:p>
    <w:p w14:paraId="235C79D0" w14:textId="77777777" w:rsidR="00871895" w:rsidRDefault="00A85E76" w:rsidP="00997F5F">
      <w:pPr>
        <w:spacing w:after="0"/>
        <w:ind w:left="360"/>
        <w:rPr>
          <w:rFonts w:ascii="Consolas" w:hAnsi="Consolas"/>
          <w:noProof/>
        </w:rPr>
      </w:pPr>
      <w:r>
        <w:rPr>
          <w:rFonts w:ascii="Consolas" w:hAnsi="Consolas"/>
          <w:noProof/>
        </w:rPr>
        <w:t xml:space="preserve"># </w:t>
      </w:r>
      <w:r w:rsidR="000A2701">
        <w:rPr>
          <w:rFonts w:ascii="Consolas" w:hAnsi="Consolas"/>
          <w:noProof/>
        </w:rPr>
        <w:t>and then add the key to gitlab</w:t>
      </w:r>
      <w:r>
        <w:rPr>
          <w:rFonts w:ascii="Consolas" w:hAnsi="Consolas"/>
          <w:noProof/>
        </w:rPr>
        <w:t xml:space="preserve"> </w:t>
      </w:r>
      <w:hyperlink r:id="rId36" w:history="1">
        <w:r w:rsidRPr="00A85E76">
          <w:rPr>
            <w:rStyle w:val="Hyperlink"/>
          </w:rPr>
          <w:t>https://gitlab.ott.dev.intra/profile/keys</w:t>
        </w:r>
      </w:hyperlink>
      <w:r>
        <w:t xml:space="preserve"> </w:t>
      </w:r>
    </w:p>
    <w:p w14:paraId="2DB9F097" w14:textId="77777777" w:rsidR="000A2701" w:rsidRDefault="000A2701" w:rsidP="00997F5F">
      <w:pPr>
        <w:spacing w:after="0"/>
        <w:ind w:left="360"/>
        <w:rPr>
          <w:rFonts w:ascii="Consolas" w:hAnsi="Consolas"/>
          <w:noProof/>
        </w:rPr>
      </w:pPr>
    </w:p>
    <w:p w14:paraId="514F8F88" w14:textId="77777777" w:rsidR="00997F5F" w:rsidRPr="00997F5F" w:rsidRDefault="00997F5F" w:rsidP="00997F5F">
      <w:pPr>
        <w:spacing w:after="0"/>
        <w:ind w:left="360"/>
        <w:rPr>
          <w:rFonts w:ascii="Consolas" w:hAnsi="Consolas"/>
          <w:noProof/>
        </w:rPr>
      </w:pPr>
      <w:r w:rsidRPr="00997F5F">
        <w:rPr>
          <w:rFonts w:ascii="Consolas" w:hAnsi="Consolas"/>
          <w:noProof/>
        </w:rPr>
        <w:t xml:space="preserve">sudo apt-get install </w:t>
      </w:r>
      <w:r>
        <w:rPr>
          <w:rFonts w:ascii="Consolas" w:hAnsi="Consolas"/>
          <w:noProof/>
        </w:rPr>
        <w:t xml:space="preserve">-y </w:t>
      </w:r>
      <w:r w:rsidRPr="00997F5F">
        <w:rPr>
          <w:rFonts w:ascii="Consolas" w:hAnsi="Consolas"/>
          <w:noProof/>
        </w:rPr>
        <w:t>--no-install-recommends git ninja-build gperf \</w:t>
      </w:r>
    </w:p>
    <w:p w14:paraId="74423F37" w14:textId="77777777" w:rsidR="00997F5F" w:rsidRPr="00997F5F" w:rsidRDefault="00997F5F" w:rsidP="00997F5F">
      <w:pPr>
        <w:spacing w:after="0"/>
        <w:ind w:left="360"/>
        <w:rPr>
          <w:rFonts w:ascii="Consolas" w:hAnsi="Consolas"/>
          <w:noProof/>
        </w:rPr>
      </w:pPr>
      <w:r w:rsidRPr="00997F5F">
        <w:rPr>
          <w:rFonts w:ascii="Consolas" w:hAnsi="Consolas"/>
          <w:noProof/>
        </w:rPr>
        <w:t xml:space="preserve">  ccache dfu-util device-tree-compiler wget </w:t>
      </w:r>
      <w:r w:rsidR="003968D5">
        <w:rPr>
          <w:rFonts w:ascii="Consolas" w:hAnsi="Consolas"/>
          <w:noProof/>
        </w:rPr>
        <w:t xml:space="preserve">cmake </w:t>
      </w:r>
      <w:r w:rsidR="007D4A07" w:rsidRPr="007D4A07">
        <w:rPr>
          <w:rFonts w:ascii="Consolas" w:hAnsi="Consolas"/>
          <w:noProof/>
        </w:rPr>
        <w:t>python3-testresources</w:t>
      </w:r>
      <w:r w:rsidRPr="00997F5F">
        <w:rPr>
          <w:rFonts w:ascii="Consolas" w:hAnsi="Consolas"/>
          <w:noProof/>
        </w:rPr>
        <w:t>\</w:t>
      </w:r>
    </w:p>
    <w:p w14:paraId="2C800B3B" w14:textId="77777777" w:rsidR="00997F5F" w:rsidRPr="00997F5F" w:rsidRDefault="00997F5F" w:rsidP="00997F5F">
      <w:pPr>
        <w:spacing w:after="0"/>
        <w:ind w:left="360"/>
        <w:rPr>
          <w:rFonts w:ascii="Consolas" w:hAnsi="Consolas"/>
          <w:noProof/>
        </w:rPr>
      </w:pPr>
      <w:r w:rsidRPr="00997F5F">
        <w:rPr>
          <w:rFonts w:ascii="Consolas" w:hAnsi="Consolas"/>
          <w:noProof/>
        </w:rPr>
        <w:t xml:space="preserve">  python3-pip python3-setuptools python3-tk python3-wheel xz-utils file \</w:t>
      </w:r>
    </w:p>
    <w:p w14:paraId="473B9FCA" w14:textId="77777777" w:rsidR="00997F5F" w:rsidRDefault="00997F5F" w:rsidP="00997F5F">
      <w:pPr>
        <w:spacing w:after="0"/>
        <w:ind w:left="360"/>
        <w:rPr>
          <w:rFonts w:ascii="Consolas" w:hAnsi="Consolas"/>
          <w:noProof/>
        </w:rPr>
      </w:pPr>
      <w:r w:rsidRPr="00997F5F">
        <w:rPr>
          <w:rFonts w:ascii="Consolas" w:hAnsi="Consolas"/>
          <w:noProof/>
        </w:rPr>
        <w:t xml:space="preserve">  make gcc gcc-multilib</w:t>
      </w:r>
      <w:r w:rsidR="00BD71A3">
        <w:rPr>
          <w:rFonts w:ascii="Consolas" w:hAnsi="Consolas"/>
          <w:noProof/>
        </w:rPr>
        <w:t xml:space="preserve"> libncurses5</w:t>
      </w:r>
    </w:p>
    <w:p w14:paraId="556DDB8D" w14:textId="77777777" w:rsidR="00BD71A3" w:rsidRPr="008749CD" w:rsidRDefault="00BD71A3" w:rsidP="00BD71A3">
      <w:pPr>
        <w:spacing w:after="0"/>
        <w:rPr>
          <w:noProof/>
        </w:rPr>
      </w:pPr>
      <w:r>
        <w:rPr>
          <w:noProof/>
        </w:rPr>
        <w:t>i</w:t>
      </w:r>
      <w:r w:rsidRPr="008749CD">
        <w:rPr>
          <w:noProof/>
        </w:rPr>
        <w:t xml:space="preserve">f you have Ubuntu 18.04, upgrade </w:t>
      </w:r>
      <w:r>
        <w:rPr>
          <w:noProof/>
        </w:rPr>
        <w:t>devi</w:t>
      </w:r>
      <w:r w:rsidR="003B3A5E">
        <w:rPr>
          <w:noProof/>
        </w:rPr>
        <w:t>c</w:t>
      </w:r>
      <w:r>
        <w:rPr>
          <w:noProof/>
        </w:rPr>
        <w:t xml:space="preserve">e tree compiler and </w:t>
      </w:r>
      <w:r w:rsidRPr="008749CD">
        <w:rPr>
          <w:noProof/>
        </w:rPr>
        <w:t>cmake</w:t>
      </w:r>
    </w:p>
    <w:p w14:paraId="728CA1E3" w14:textId="77777777" w:rsidR="00D06D44" w:rsidRDefault="00D06D44" w:rsidP="00997F5F">
      <w:pPr>
        <w:spacing w:after="0"/>
        <w:ind w:left="360"/>
        <w:rPr>
          <w:rFonts w:ascii="Consolas" w:hAnsi="Consolas"/>
          <w:noProof/>
        </w:rPr>
      </w:pPr>
      <w:r w:rsidRPr="00D06D44">
        <w:rPr>
          <w:rFonts w:ascii="Consolas" w:hAnsi="Consolas"/>
          <w:noProof/>
        </w:rPr>
        <w:t>wget http://mirrors.kernel.org/ubuntu/pool/main/d/device-tree-compiler/device-tree-compiler_1.4.7-1_amd64.deb</w:t>
      </w:r>
    </w:p>
    <w:p w14:paraId="182B705D" w14:textId="77777777" w:rsidR="00D06D44" w:rsidRDefault="00D06D44" w:rsidP="00A70F72">
      <w:pPr>
        <w:spacing w:after="0"/>
        <w:ind w:left="360"/>
        <w:rPr>
          <w:rFonts w:ascii="Consolas" w:hAnsi="Consolas"/>
          <w:noProof/>
        </w:rPr>
      </w:pPr>
      <w:r w:rsidRPr="00D06D44">
        <w:rPr>
          <w:rFonts w:ascii="Consolas" w:hAnsi="Consolas"/>
          <w:noProof/>
        </w:rPr>
        <w:t>sudo apt install ./device-tree-compiler_1.4.7-1_amd64.deb</w:t>
      </w:r>
    </w:p>
    <w:p w14:paraId="55824CAB" w14:textId="77777777" w:rsidR="00E21F60" w:rsidRDefault="00E21F60" w:rsidP="00E21F60">
      <w:pPr>
        <w:spacing w:after="0"/>
        <w:ind w:left="360"/>
        <w:rPr>
          <w:rFonts w:ascii="Consolas" w:hAnsi="Consolas"/>
          <w:noProof/>
        </w:rPr>
      </w:pPr>
      <w:r>
        <w:rPr>
          <w:rFonts w:ascii="Consolas" w:hAnsi="Consolas"/>
          <w:noProof/>
        </w:rPr>
        <w:t xml:space="preserve">sudo -H </w:t>
      </w:r>
      <w:r w:rsidRPr="00E21F60">
        <w:rPr>
          <w:rFonts w:ascii="Consolas" w:hAnsi="Consolas"/>
          <w:noProof/>
        </w:rPr>
        <w:t>pip</w:t>
      </w:r>
      <w:r>
        <w:rPr>
          <w:rFonts w:ascii="Consolas" w:hAnsi="Consolas"/>
          <w:noProof/>
        </w:rPr>
        <w:t>3</w:t>
      </w:r>
      <w:r w:rsidRPr="00E21F60">
        <w:rPr>
          <w:rFonts w:ascii="Consolas" w:hAnsi="Consolas"/>
          <w:noProof/>
        </w:rPr>
        <w:t xml:space="preserve"> install --upgrade pip</w:t>
      </w:r>
    </w:p>
    <w:p w14:paraId="02C40E65" w14:textId="77777777" w:rsidR="00E34845" w:rsidRDefault="00E34845" w:rsidP="00997F5F">
      <w:pPr>
        <w:spacing w:after="0"/>
        <w:ind w:left="360"/>
        <w:rPr>
          <w:rFonts w:ascii="Consolas" w:hAnsi="Consolas"/>
          <w:noProof/>
        </w:rPr>
      </w:pPr>
      <w:r w:rsidRPr="00E34845">
        <w:rPr>
          <w:rFonts w:ascii="Consolas" w:hAnsi="Consolas"/>
          <w:noProof/>
        </w:rPr>
        <w:t>pip3 install --user cmake</w:t>
      </w:r>
    </w:p>
    <w:p w14:paraId="3668FD1A" w14:textId="77777777" w:rsidR="00A21AA9" w:rsidRDefault="00A21AA9" w:rsidP="00DB0A31">
      <w:pPr>
        <w:spacing w:after="0"/>
        <w:rPr>
          <w:noProof/>
        </w:rPr>
      </w:pPr>
      <w:r>
        <w:rPr>
          <w:noProof/>
        </w:rPr>
        <w:t>Restart your terminal window (&lt;crtl&gt;-D) again.</w:t>
      </w:r>
    </w:p>
    <w:p w14:paraId="74C2A211" w14:textId="77777777" w:rsidR="00981CAF" w:rsidRDefault="00981CAF" w:rsidP="00A21AA9">
      <w:pPr>
        <w:spacing w:after="0"/>
        <w:ind w:left="360"/>
        <w:rPr>
          <w:noProof/>
        </w:rPr>
      </w:pPr>
    </w:p>
    <w:p w14:paraId="69D04BED" w14:textId="77777777" w:rsidR="00DB0A31" w:rsidRDefault="00981CAF" w:rsidP="00DB0A31">
      <w:pPr>
        <w:spacing w:after="0"/>
        <w:rPr>
          <w:noProof/>
        </w:rPr>
      </w:pPr>
      <w:r>
        <w:rPr>
          <w:noProof/>
        </w:rPr>
        <w:t>Now install the JLink</w:t>
      </w:r>
      <w:r w:rsidR="00DB0A31">
        <w:rPr>
          <w:noProof/>
        </w:rPr>
        <w:t xml:space="preserve"> and pyOCD</w:t>
      </w:r>
      <w:r>
        <w:rPr>
          <w:noProof/>
        </w:rPr>
        <w:t xml:space="preserve"> tools so you can load code to your board. </w:t>
      </w:r>
    </w:p>
    <w:p w14:paraId="76FDB6B5" w14:textId="77777777" w:rsidR="00981CAF" w:rsidRDefault="00981CAF" w:rsidP="00DB0A31">
      <w:pPr>
        <w:spacing w:after="0"/>
        <w:rPr>
          <w:noProof/>
        </w:rPr>
      </w:pPr>
      <w:r>
        <w:rPr>
          <w:noProof/>
        </w:rPr>
        <w:t xml:space="preserve">From a browser (likely FireFox) open </w:t>
      </w:r>
      <w:hyperlink r:id="rId37" w:anchor="infotabs" w:history="1">
        <w:r w:rsidRPr="0028463B">
          <w:rPr>
            <w:rStyle w:val="Hyperlink"/>
            <w:noProof/>
          </w:rPr>
          <w:t>https://www.nordicsemi.com/Software-and-Tools/Development-Tools/nRF-Command-Line-Tools/Download#infotabs</w:t>
        </w:r>
      </w:hyperlink>
      <w:r>
        <w:rPr>
          <w:noProof/>
        </w:rPr>
        <w:t xml:space="preserve"> and select </w:t>
      </w:r>
      <w:r w:rsidR="00BD71A3">
        <w:rPr>
          <w:noProof/>
        </w:rPr>
        <w:t>“</w:t>
      </w:r>
      <w:r>
        <w:rPr>
          <w:noProof/>
        </w:rPr>
        <w:t>Linux 64</w:t>
      </w:r>
      <w:r w:rsidR="00BD71A3">
        <w:rPr>
          <w:noProof/>
        </w:rPr>
        <w:t>”</w:t>
      </w:r>
      <w:r>
        <w:rPr>
          <w:noProof/>
        </w:rPr>
        <w:t xml:space="preserve"> and download nRFCommandLineTools1021Linuxamd64tar.gz or the latest version.</w:t>
      </w:r>
    </w:p>
    <w:p w14:paraId="7E57485E" w14:textId="77777777" w:rsidR="00E87C3B" w:rsidRPr="00E87C3B" w:rsidRDefault="00E87C3B" w:rsidP="00125291">
      <w:pPr>
        <w:spacing w:after="0"/>
        <w:ind w:left="720"/>
        <w:rPr>
          <w:rFonts w:ascii="Consolas" w:hAnsi="Consolas"/>
          <w:noProof/>
        </w:rPr>
      </w:pPr>
      <w:r>
        <w:rPr>
          <w:rFonts w:ascii="Consolas" w:hAnsi="Consolas"/>
          <w:noProof/>
        </w:rPr>
        <w:t>c</w:t>
      </w:r>
      <w:r w:rsidRPr="00E87C3B">
        <w:rPr>
          <w:rFonts w:ascii="Consolas" w:hAnsi="Consolas"/>
          <w:noProof/>
        </w:rPr>
        <w:t>d ~/Downloads</w:t>
      </w:r>
    </w:p>
    <w:p w14:paraId="75803FD9" w14:textId="77777777" w:rsidR="00981CAF" w:rsidRPr="00981CAF" w:rsidRDefault="00E21F60" w:rsidP="00125291">
      <w:pPr>
        <w:spacing w:after="0"/>
        <w:ind w:left="720"/>
        <w:rPr>
          <w:rFonts w:ascii="Consolas" w:hAnsi="Consolas"/>
          <w:noProof/>
        </w:rPr>
      </w:pPr>
      <w:r>
        <w:rPr>
          <w:rFonts w:ascii="Consolas" w:hAnsi="Consolas"/>
          <w:noProof/>
        </w:rPr>
        <w:t>tar -vxf</w:t>
      </w:r>
      <w:r w:rsidR="00981CAF" w:rsidRPr="00981CAF">
        <w:rPr>
          <w:rFonts w:ascii="Consolas" w:hAnsi="Consolas"/>
          <w:noProof/>
        </w:rPr>
        <w:t xml:space="preserve"> nRFCommandLineTools1021Linuxamd64tar.gz</w:t>
      </w:r>
    </w:p>
    <w:p w14:paraId="541E51DB" w14:textId="77777777" w:rsidR="00981CAF" w:rsidRPr="00981CAF" w:rsidRDefault="00981CAF" w:rsidP="00125291">
      <w:pPr>
        <w:spacing w:after="0"/>
        <w:ind w:left="720"/>
        <w:rPr>
          <w:rFonts w:ascii="Consolas" w:hAnsi="Consolas"/>
          <w:noProof/>
        </w:rPr>
      </w:pPr>
      <w:r w:rsidRPr="00981CAF">
        <w:rPr>
          <w:rFonts w:ascii="Consolas" w:hAnsi="Consolas"/>
          <w:noProof/>
        </w:rPr>
        <w:t xml:space="preserve">sudo dpkg -i nRF-Command-Line-Tools_10_2_1_Linux-amd64.deb </w:t>
      </w:r>
    </w:p>
    <w:p w14:paraId="2A37194C" w14:textId="77777777" w:rsidR="00981CAF" w:rsidRDefault="00DB0A31" w:rsidP="00DB0A31">
      <w:pPr>
        <w:spacing w:after="0"/>
        <w:rPr>
          <w:noProof/>
        </w:rPr>
      </w:pPr>
      <w:r>
        <w:rPr>
          <w:noProof/>
        </w:rPr>
        <w:t>T</w:t>
      </w:r>
      <w:r w:rsidR="00981CAF">
        <w:rPr>
          <w:noProof/>
        </w:rPr>
        <w:t>he</w:t>
      </w:r>
      <w:r>
        <w:rPr>
          <w:noProof/>
        </w:rPr>
        <w:t xml:space="preserve"> nRFtools depend on the Segger tools, but an old version of the Segger tools are embedded in the nRFtools. Get the latest, </w:t>
      </w:r>
      <w:r w:rsidR="00981CAF">
        <w:rPr>
          <w:noProof/>
        </w:rPr>
        <w:t xml:space="preserve">in the web browser go to </w:t>
      </w:r>
      <w:hyperlink r:id="rId38" w:anchor="J-LinkSoftwareAndDocumentationPack" w:history="1">
        <w:r w:rsidR="00981CAF" w:rsidRPr="0028463B">
          <w:rPr>
            <w:rStyle w:val="Hyperlink"/>
            <w:noProof/>
          </w:rPr>
          <w:t>https://www.segger.com/downloads/jlink/#J-LinkSoftwareAndDocumentationPack</w:t>
        </w:r>
      </w:hyperlink>
      <w:r w:rsidR="00981CAF">
        <w:rPr>
          <w:noProof/>
        </w:rPr>
        <w:t xml:space="preserve">  and download the SEGGER </w:t>
      </w:r>
      <w:r>
        <w:rPr>
          <w:noProof/>
        </w:rPr>
        <w:t>“</w:t>
      </w:r>
      <w:r w:rsidR="00981CAF">
        <w:rPr>
          <w:noProof/>
        </w:rPr>
        <w:t>J-Link Software and Documentation pack for Linux, DEB installer, 64-bit</w:t>
      </w:r>
      <w:r>
        <w:rPr>
          <w:noProof/>
        </w:rPr>
        <w:t>”</w:t>
      </w:r>
      <w:r w:rsidR="00981CAF">
        <w:rPr>
          <w:noProof/>
        </w:rPr>
        <w:t xml:space="preserve"> then install the latest version of the Segger JLink tools</w:t>
      </w:r>
    </w:p>
    <w:p w14:paraId="1ED2512D" w14:textId="77777777" w:rsidR="00981CAF" w:rsidRPr="00981CAF" w:rsidRDefault="00981CAF" w:rsidP="00DB0A31">
      <w:pPr>
        <w:spacing w:after="0"/>
        <w:ind w:left="720"/>
        <w:rPr>
          <w:rFonts w:ascii="Consolas" w:hAnsi="Consolas"/>
          <w:noProof/>
        </w:rPr>
      </w:pPr>
      <w:r w:rsidRPr="00981CAF">
        <w:rPr>
          <w:rFonts w:ascii="Consolas" w:hAnsi="Consolas"/>
          <w:noProof/>
        </w:rPr>
        <w:t>sudo dpkg -i J</w:t>
      </w:r>
      <w:r w:rsidR="00DB0A31" w:rsidRPr="00981CAF">
        <w:rPr>
          <w:rFonts w:ascii="Consolas" w:hAnsi="Consolas"/>
          <w:noProof/>
        </w:rPr>
        <w:t>l</w:t>
      </w:r>
      <w:r w:rsidRPr="00981CAF">
        <w:rPr>
          <w:rFonts w:ascii="Consolas" w:hAnsi="Consolas"/>
          <w:noProof/>
        </w:rPr>
        <w:t>ink_Linux_V648_x86_64.deb</w:t>
      </w:r>
    </w:p>
    <w:p w14:paraId="0580F9A7" w14:textId="77777777" w:rsidR="0015287F" w:rsidRDefault="00DB0A31" w:rsidP="00DB0A31">
      <w:pPr>
        <w:spacing w:after="0"/>
        <w:rPr>
          <w:noProof/>
        </w:rPr>
      </w:pPr>
      <w:r>
        <w:rPr>
          <w:noProof/>
        </w:rPr>
        <w:t>And the pyOCD tools:</w:t>
      </w:r>
    </w:p>
    <w:p w14:paraId="3FF62807" w14:textId="77777777" w:rsidR="00DB0A31" w:rsidRPr="009A3596" w:rsidRDefault="00DB0A31" w:rsidP="00DB0A31">
      <w:pPr>
        <w:spacing w:after="0"/>
        <w:ind w:left="720"/>
        <w:rPr>
          <w:rFonts w:ascii="Consolas" w:hAnsi="Consolas"/>
        </w:rPr>
      </w:pPr>
      <w:bookmarkStart w:id="137" w:name="_Hlk24017324"/>
      <w:r w:rsidRPr="009A3596">
        <w:rPr>
          <w:rFonts w:ascii="Consolas" w:hAnsi="Consolas"/>
        </w:rPr>
        <w:t>git clone https://github.com/mbedmicro/pyOCD.git</w:t>
      </w:r>
    </w:p>
    <w:p w14:paraId="616A5C66" w14:textId="77777777" w:rsidR="00DB0A31" w:rsidRPr="009A3596" w:rsidRDefault="00DB0A31" w:rsidP="00DB0A31">
      <w:pPr>
        <w:spacing w:after="0"/>
        <w:ind w:left="720"/>
        <w:rPr>
          <w:rFonts w:ascii="Consolas" w:hAnsi="Consolas"/>
        </w:rPr>
      </w:pPr>
      <w:r w:rsidRPr="009A3596">
        <w:rPr>
          <w:rFonts w:ascii="Consolas" w:hAnsi="Consolas"/>
        </w:rPr>
        <w:t>sudo cp py</w:t>
      </w:r>
      <w:r>
        <w:rPr>
          <w:rFonts w:ascii="Consolas" w:hAnsi="Consolas"/>
        </w:rPr>
        <w:t>OCD</w:t>
      </w:r>
      <w:r w:rsidRPr="009A3596">
        <w:rPr>
          <w:rFonts w:ascii="Consolas" w:hAnsi="Consolas"/>
        </w:rPr>
        <w:t>/udev</w:t>
      </w:r>
      <w:r>
        <w:rPr>
          <w:rFonts w:ascii="Consolas" w:hAnsi="Consolas"/>
        </w:rPr>
        <w:t>/</w:t>
      </w:r>
      <w:r w:rsidRPr="009A3596">
        <w:rPr>
          <w:rFonts w:ascii="Consolas" w:hAnsi="Consolas"/>
        </w:rPr>
        <w:t>*.rules /etc/udev/rules.d</w:t>
      </w:r>
    </w:p>
    <w:p w14:paraId="48679650" w14:textId="77777777" w:rsidR="00DB0A31" w:rsidRPr="009A3596" w:rsidRDefault="00DB0A31" w:rsidP="00DB0A31">
      <w:pPr>
        <w:spacing w:after="0"/>
        <w:ind w:left="720"/>
        <w:rPr>
          <w:rFonts w:ascii="Consolas" w:hAnsi="Consolas"/>
        </w:rPr>
      </w:pPr>
      <w:r w:rsidRPr="009A3596">
        <w:rPr>
          <w:rFonts w:ascii="Consolas" w:hAnsi="Consolas"/>
        </w:rPr>
        <w:t>sudo udevadm control</w:t>
      </w:r>
      <w:r>
        <w:rPr>
          <w:rFonts w:ascii="Consolas" w:hAnsi="Consolas"/>
        </w:rPr>
        <w:t xml:space="preserve"> --</w:t>
      </w:r>
      <w:r w:rsidRPr="009A3596">
        <w:rPr>
          <w:rFonts w:ascii="Consolas" w:hAnsi="Consolas"/>
        </w:rPr>
        <w:t>reload</w:t>
      </w:r>
    </w:p>
    <w:p w14:paraId="48FE4C0F" w14:textId="58338446" w:rsidR="00DB0A31" w:rsidRDefault="00DB0A31" w:rsidP="00DB0A31">
      <w:pPr>
        <w:spacing w:after="0"/>
        <w:ind w:left="720"/>
        <w:rPr>
          <w:ins w:id="138" w:author="Lawrence King" w:date="2019-11-07T10:35:00Z"/>
          <w:rFonts w:ascii="Consolas" w:hAnsi="Consolas"/>
        </w:rPr>
      </w:pPr>
      <w:proofErr w:type="spellStart"/>
      <w:r w:rsidRPr="009A3596">
        <w:rPr>
          <w:rFonts w:ascii="Consolas" w:hAnsi="Consolas"/>
        </w:rPr>
        <w:t>sudo</w:t>
      </w:r>
      <w:proofErr w:type="spellEnd"/>
      <w:r w:rsidRPr="009A3596">
        <w:rPr>
          <w:rFonts w:ascii="Consolas" w:hAnsi="Consolas"/>
        </w:rPr>
        <w:t xml:space="preserve"> </w:t>
      </w:r>
      <w:proofErr w:type="spellStart"/>
      <w:r w:rsidRPr="009A3596">
        <w:rPr>
          <w:rFonts w:ascii="Consolas" w:hAnsi="Consolas"/>
        </w:rPr>
        <w:t>udevadm</w:t>
      </w:r>
      <w:proofErr w:type="spellEnd"/>
      <w:r w:rsidRPr="009A3596">
        <w:rPr>
          <w:rFonts w:ascii="Consolas" w:hAnsi="Consolas"/>
        </w:rPr>
        <w:t xml:space="preserve"> trigger</w:t>
      </w:r>
    </w:p>
    <w:bookmarkEnd w:id="137"/>
    <w:p w14:paraId="54C2B39A" w14:textId="16CDBA1A" w:rsidR="00F42E52" w:rsidDel="000D4AF0" w:rsidRDefault="00F42E52" w:rsidP="00F42E52">
      <w:pPr>
        <w:spacing w:after="0"/>
        <w:ind w:firstLine="720"/>
        <w:rPr>
          <w:del w:id="139" w:author="Lawrence King" w:date="2019-11-07T10:47:00Z"/>
          <w:rFonts w:ascii="Consolas" w:hAnsi="Consolas"/>
        </w:rPr>
        <w:pPrChange w:id="140" w:author="Lawrence King" w:date="2019-11-07T10:36:00Z">
          <w:pPr>
            <w:spacing w:after="0"/>
            <w:ind w:left="720"/>
          </w:pPr>
        </w:pPrChange>
      </w:pPr>
    </w:p>
    <w:p w14:paraId="5EB8C2D9" w14:textId="77777777" w:rsidR="00A21AA9" w:rsidRDefault="00A21AA9" w:rsidP="00A21AA9">
      <w:pPr>
        <w:spacing w:after="0"/>
        <w:ind w:left="360"/>
        <w:rPr>
          <w:noProof/>
        </w:rPr>
      </w:pPr>
    </w:p>
    <w:p w14:paraId="42A4445C" w14:textId="3B73F139" w:rsidR="00BD71A3" w:rsidRDefault="00A21AA9" w:rsidP="00BD71A3">
      <w:pPr>
        <w:spacing w:after="0"/>
        <w:rPr>
          <w:noProof/>
        </w:rPr>
      </w:pPr>
      <w:r w:rsidRPr="00736B22">
        <w:rPr>
          <w:noProof/>
        </w:rPr>
        <w:t>Now install</w:t>
      </w:r>
      <w:del w:id="141" w:author="Lawrence King" w:date="2019-11-06T09:04:00Z">
        <w:r w:rsidR="00BD71A3" w:rsidDel="005C3682">
          <w:rPr>
            <w:noProof/>
          </w:rPr>
          <w:delText xml:space="preserve"> either</w:delText>
        </w:r>
      </w:del>
      <w:r w:rsidR="00BD71A3">
        <w:rPr>
          <w:noProof/>
        </w:rPr>
        <w:t xml:space="preserve"> the</w:t>
      </w:r>
      <w:r w:rsidR="007A123A">
        <w:rPr>
          <w:noProof/>
        </w:rPr>
        <w:t xml:space="preserve"> ARM cross </w:t>
      </w:r>
      <w:r w:rsidR="00BD71A3">
        <w:rPr>
          <w:noProof/>
        </w:rPr>
        <w:t>compiler</w:t>
      </w:r>
    </w:p>
    <w:p w14:paraId="32DF58D6" w14:textId="178DAB72" w:rsidR="00C27C25" w:rsidRDefault="00BD71A3" w:rsidP="00C27C25">
      <w:pPr>
        <w:spacing w:after="0"/>
        <w:ind w:left="720"/>
        <w:rPr>
          <w:ins w:id="142" w:author="Lawrence King" w:date="2019-11-06T09:04:00Z"/>
          <w:rFonts w:ascii="Consolas" w:hAnsi="Consolas"/>
          <w:noProof/>
        </w:rPr>
      </w:pPr>
      <w:r w:rsidRPr="008749CD">
        <w:rPr>
          <w:rFonts w:ascii="Consolas" w:hAnsi="Consolas"/>
          <w:noProof/>
        </w:rPr>
        <w:t xml:space="preserve">sudo apt install </w:t>
      </w:r>
      <w:r>
        <w:rPr>
          <w:rFonts w:ascii="Consolas" w:hAnsi="Consolas"/>
          <w:noProof/>
        </w:rPr>
        <w:t xml:space="preserve">-y </w:t>
      </w:r>
      <w:r w:rsidRPr="008749CD">
        <w:rPr>
          <w:rFonts w:ascii="Consolas" w:hAnsi="Consolas"/>
          <w:noProof/>
        </w:rPr>
        <w:t>gcc-arm-none-eabi</w:t>
      </w:r>
    </w:p>
    <w:p w14:paraId="30F6FDEC" w14:textId="540A98C6" w:rsidR="005C3682" w:rsidRDefault="005C3682" w:rsidP="005C3682">
      <w:pPr>
        <w:spacing w:after="0"/>
        <w:rPr>
          <w:ins w:id="143" w:author="Lawrence King" w:date="2019-11-06T09:05:00Z"/>
          <w:rFonts w:asciiTheme="minorHAnsi" w:hAnsiTheme="minorHAnsi" w:cstheme="minorHAnsi"/>
          <w:noProof/>
        </w:rPr>
      </w:pPr>
      <w:ins w:id="144" w:author="Lawrence King" w:date="2019-11-06T09:04:00Z">
        <w:r w:rsidRPr="005C3682">
          <w:rPr>
            <w:rFonts w:asciiTheme="minorHAnsi" w:hAnsiTheme="minorHAnsi" w:cstheme="minorHAnsi"/>
            <w:noProof/>
            <w:rPrChange w:id="145" w:author="Lawrence King" w:date="2019-11-06T09:05:00Z">
              <w:rPr>
                <w:rFonts w:ascii="Consolas" w:hAnsi="Consolas"/>
                <w:noProof/>
              </w:rPr>
            </w:rPrChange>
          </w:rPr>
          <w:t>Zephyr build system uses it’s own private versions of some utilitie</w:t>
        </w:r>
      </w:ins>
      <w:ins w:id="146" w:author="Lawrence King" w:date="2019-11-06T09:05:00Z">
        <w:r w:rsidRPr="005C3682">
          <w:rPr>
            <w:rFonts w:asciiTheme="minorHAnsi" w:hAnsiTheme="minorHAnsi" w:cstheme="minorHAnsi"/>
            <w:noProof/>
            <w:rPrChange w:id="147" w:author="Lawrence King" w:date="2019-11-06T09:05:00Z">
              <w:rPr>
                <w:rFonts w:ascii="Consolas" w:hAnsi="Consolas"/>
                <w:noProof/>
              </w:rPr>
            </w:rPrChange>
          </w:rPr>
          <w:t>s</w:t>
        </w:r>
      </w:ins>
      <w:ins w:id="148" w:author="Lawrence King" w:date="2019-11-07T10:37:00Z">
        <w:r w:rsidR="00F42E52">
          <w:rPr>
            <w:rFonts w:asciiTheme="minorHAnsi" w:hAnsiTheme="minorHAnsi" w:cstheme="minorHAnsi"/>
            <w:noProof/>
          </w:rPr>
          <w:t xml:space="preserve"> (particularly OpenOCD)</w:t>
        </w:r>
      </w:ins>
      <w:ins w:id="149" w:author="Lawrence King" w:date="2019-11-06T09:05:00Z">
        <w:r w:rsidRPr="005C3682">
          <w:rPr>
            <w:rFonts w:asciiTheme="minorHAnsi" w:hAnsiTheme="minorHAnsi" w:cstheme="minorHAnsi"/>
            <w:noProof/>
            <w:rPrChange w:id="150" w:author="Lawrence King" w:date="2019-11-06T09:05:00Z">
              <w:rPr>
                <w:rFonts w:ascii="Consolas" w:hAnsi="Consolas"/>
                <w:noProof/>
              </w:rPr>
            </w:rPrChange>
          </w:rPr>
          <w:t>. These are burried in the Zephyr SDK.</w:t>
        </w:r>
      </w:ins>
    </w:p>
    <w:p w14:paraId="6723874F" w14:textId="278C6F38" w:rsidR="005C3682" w:rsidRDefault="005C3682" w:rsidP="00F42E52">
      <w:pPr>
        <w:spacing w:after="0"/>
        <w:ind w:firstLine="720"/>
        <w:rPr>
          <w:ins w:id="151" w:author="Lawrence King" w:date="2019-11-06T09:06:00Z"/>
          <w:rFonts w:asciiTheme="minorHAnsi" w:hAnsiTheme="minorHAnsi" w:cstheme="minorHAnsi"/>
          <w:noProof/>
        </w:rPr>
        <w:pPrChange w:id="152" w:author="Lawrence King" w:date="2019-11-07T10:37:00Z">
          <w:pPr>
            <w:spacing w:after="0"/>
          </w:pPr>
        </w:pPrChange>
      </w:pPr>
      <w:ins w:id="153" w:author="Lawrence King" w:date="2019-11-06T09:06:00Z">
        <w:r w:rsidRPr="005C3682">
          <w:rPr>
            <w:rFonts w:asciiTheme="minorHAnsi" w:hAnsiTheme="minorHAnsi" w:cstheme="minorHAnsi"/>
            <w:noProof/>
          </w:rPr>
          <w:t xml:space="preserve">wget </w:t>
        </w:r>
        <w:r>
          <w:rPr>
            <w:rFonts w:asciiTheme="minorHAnsi" w:hAnsiTheme="minorHAnsi" w:cstheme="minorHAnsi"/>
            <w:noProof/>
          </w:rPr>
          <w:fldChar w:fldCharType="begin"/>
        </w:r>
        <w:r>
          <w:rPr>
            <w:rFonts w:asciiTheme="minorHAnsi" w:hAnsiTheme="minorHAnsi" w:cstheme="minorHAnsi"/>
            <w:noProof/>
          </w:rPr>
          <w:instrText xml:space="preserve"> HYPERLINK "</w:instrText>
        </w:r>
        <w:r w:rsidRPr="005C3682">
          <w:rPr>
            <w:rFonts w:asciiTheme="minorHAnsi" w:hAnsiTheme="minorHAnsi" w:cstheme="minorHAnsi"/>
            <w:noProof/>
          </w:rPr>
          <w:instrText>https://github.com/zephyrproject-rtos/sdk-ng/releases/download/v0.10.3/zephyr-sdk-0.10.3-setup.run</w:instrText>
        </w:r>
        <w:r>
          <w:rPr>
            <w:rFonts w:asciiTheme="minorHAnsi" w:hAnsiTheme="minorHAnsi" w:cstheme="minorHAnsi"/>
            <w:noProof/>
          </w:rPr>
          <w:instrText xml:space="preserve">" </w:instrText>
        </w:r>
        <w:r>
          <w:rPr>
            <w:rFonts w:asciiTheme="minorHAnsi" w:hAnsiTheme="minorHAnsi" w:cstheme="minorHAnsi"/>
            <w:noProof/>
          </w:rPr>
          <w:fldChar w:fldCharType="separate"/>
        </w:r>
        <w:r w:rsidRPr="005E6F0A">
          <w:rPr>
            <w:rStyle w:val="Hyperlink"/>
            <w:rFonts w:asciiTheme="minorHAnsi" w:hAnsiTheme="minorHAnsi" w:cstheme="minorHAnsi"/>
            <w:noProof/>
          </w:rPr>
          <w:t>https://github.com/zephyrproject-rtos/sdk-ng/releases/download/v0.10.3/zephyr-sdk-0.10.3-setup.run</w:t>
        </w:r>
        <w:r>
          <w:rPr>
            <w:rFonts w:asciiTheme="minorHAnsi" w:hAnsiTheme="minorHAnsi" w:cstheme="minorHAnsi"/>
            <w:noProof/>
          </w:rPr>
          <w:fldChar w:fldCharType="end"/>
        </w:r>
      </w:ins>
    </w:p>
    <w:p w14:paraId="21D4B996" w14:textId="77777777" w:rsidR="005C3682" w:rsidRPr="005C3682" w:rsidRDefault="005C3682">
      <w:pPr>
        <w:spacing w:after="0"/>
        <w:ind w:left="720"/>
        <w:rPr>
          <w:ins w:id="154" w:author="Lawrence King" w:date="2019-11-06T09:06:00Z"/>
          <w:rFonts w:ascii="Consolas" w:hAnsi="Consolas" w:cstheme="minorHAnsi"/>
          <w:noProof/>
          <w:rPrChange w:id="155" w:author="Lawrence King" w:date="2019-11-06T09:07:00Z">
            <w:rPr>
              <w:ins w:id="156" w:author="Lawrence King" w:date="2019-11-06T09:06:00Z"/>
              <w:rFonts w:asciiTheme="minorHAnsi" w:hAnsiTheme="minorHAnsi" w:cstheme="minorHAnsi"/>
              <w:noProof/>
            </w:rPr>
          </w:rPrChange>
        </w:rPr>
        <w:pPrChange w:id="157" w:author="Lawrence King" w:date="2019-11-06T09:07:00Z">
          <w:pPr>
            <w:spacing w:after="0"/>
          </w:pPr>
        </w:pPrChange>
      </w:pPr>
      <w:ins w:id="158" w:author="Lawrence King" w:date="2019-11-06T09:06:00Z">
        <w:r w:rsidRPr="005C3682">
          <w:rPr>
            <w:rFonts w:ascii="Consolas" w:hAnsi="Consolas" w:cstheme="minorHAnsi"/>
            <w:noProof/>
            <w:rPrChange w:id="159" w:author="Lawrence King" w:date="2019-11-06T09:07:00Z">
              <w:rPr>
                <w:rFonts w:asciiTheme="minorHAnsi" w:hAnsiTheme="minorHAnsi" w:cstheme="minorHAnsi"/>
                <w:noProof/>
              </w:rPr>
            </w:rPrChange>
          </w:rPr>
          <w:t>cd &lt;sdk download directory&gt;</w:t>
        </w:r>
      </w:ins>
    </w:p>
    <w:p w14:paraId="78E069B5" w14:textId="77777777" w:rsidR="005C3682" w:rsidRPr="005C3682" w:rsidRDefault="005C3682">
      <w:pPr>
        <w:spacing w:after="0"/>
        <w:ind w:left="720"/>
        <w:rPr>
          <w:ins w:id="160" w:author="Lawrence King" w:date="2019-11-06T09:06:00Z"/>
          <w:rFonts w:ascii="Consolas" w:hAnsi="Consolas" w:cstheme="minorHAnsi"/>
          <w:noProof/>
          <w:rPrChange w:id="161" w:author="Lawrence King" w:date="2019-11-06T09:07:00Z">
            <w:rPr>
              <w:ins w:id="162" w:author="Lawrence King" w:date="2019-11-06T09:06:00Z"/>
              <w:rFonts w:asciiTheme="minorHAnsi" w:hAnsiTheme="minorHAnsi" w:cstheme="minorHAnsi"/>
              <w:noProof/>
            </w:rPr>
          </w:rPrChange>
        </w:rPr>
        <w:pPrChange w:id="163" w:author="Lawrence King" w:date="2019-11-06T09:07:00Z">
          <w:pPr>
            <w:spacing w:after="0"/>
          </w:pPr>
        </w:pPrChange>
      </w:pPr>
      <w:ins w:id="164" w:author="Lawrence King" w:date="2019-11-06T09:06:00Z">
        <w:r w:rsidRPr="005C3682">
          <w:rPr>
            <w:rFonts w:ascii="Consolas" w:hAnsi="Consolas" w:cstheme="minorHAnsi"/>
            <w:noProof/>
            <w:rPrChange w:id="165" w:author="Lawrence King" w:date="2019-11-06T09:07:00Z">
              <w:rPr>
                <w:rFonts w:asciiTheme="minorHAnsi" w:hAnsiTheme="minorHAnsi" w:cstheme="minorHAnsi"/>
                <w:noProof/>
              </w:rPr>
            </w:rPrChange>
          </w:rPr>
          <w:t>chmod +x zephyr-sdk-0.10.3-setup.run</w:t>
        </w:r>
      </w:ins>
    </w:p>
    <w:p w14:paraId="2CB6B588" w14:textId="5A621918" w:rsidR="005C3682" w:rsidRPr="005C3682" w:rsidRDefault="005C3682">
      <w:pPr>
        <w:spacing w:after="0"/>
        <w:ind w:left="720"/>
        <w:rPr>
          <w:rFonts w:asciiTheme="minorHAnsi" w:hAnsiTheme="minorHAnsi" w:cstheme="minorHAnsi"/>
          <w:noProof/>
          <w:rPrChange w:id="166" w:author="Lawrence King" w:date="2019-11-06T09:05:00Z">
            <w:rPr>
              <w:rFonts w:ascii="Consolas" w:hAnsi="Consolas"/>
              <w:noProof/>
            </w:rPr>
          </w:rPrChange>
        </w:rPr>
      </w:pPr>
      <w:ins w:id="167" w:author="Lawrence King" w:date="2019-11-06T09:06:00Z">
        <w:r w:rsidRPr="005C3682">
          <w:rPr>
            <w:rFonts w:ascii="Consolas" w:hAnsi="Consolas" w:cstheme="minorHAnsi"/>
            <w:noProof/>
            <w:rPrChange w:id="168" w:author="Lawrence King" w:date="2019-11-06T09:07:00Z">
              <w:rPr>
                <w:rFonts w:asciiTheme="minorHAnsi" w:hAnsiTheme="minorHAnsi" w:cstheme="minorHAnsi"/>
                <w:noProof/>
              </w:rPr>
            </w:rPrChange>
          </w:rPr>
          <w:t>./zephyr-sdk-0.10.3-setup.run</w:t>
        </w:r>
      </w:ins>
    </w:p>
    <w:p w14:paraId="6D0BC108" w14:textId="77777777" w:rsidR="00BD71A3" w:rsidRDefault="00465588" w:rsidP="00BD71A3">
      <w:pPr>
        <w:spacing w:after="0"/>
        <w:rPr>
          <w:rFonts w:ascii="Consolas" w:hAnsi="Consolas"/>
          <w:noProof/>
        </w:rPr>
      </w:pPr>
      <w:r>
        <w:rPr>
          <w:noProof/>
        </w:rPr>
        <w:t>Next install West, the Zephyr meta tool</w:t>
      </w:r>
    </w:p>
    <w:p w14:paraId="76F93249" w14:textId="77777777" w:rsidR="00FF0D6C" w:rsidRDefault="00FF0D6C" w:rsidP="00DB0A31">
      <w:pPr>
        <w:spacing w:after="0"/>
        <w:ind w:left="720"/>
        <w:rPr>
          <w:rFonts w:ascii="Consolas" w:hAnsi="Consolas"/>
          <w:noProof/>
        </w:rPr>
      </w:pPr>
      <w:r>
        <w:rPr>
          <w:rFonts w:ascii="Consolas" w:hAnsi="Consolas"/>
          <w:noProof/>
        </w:rPr>
        <w:t xml:space="preserve">cmake </w:t>
      </w:r>
      <w:r w:rsidR="00A82B08">
        <w:rPr>
          <w:rFonts w:ascii="Consolas" w:hAnsi="Consolas"/>
          <w:noProof/>
        </w:rPr>
        <w:t>--</w:t>
      </w:r>
      <w:r>
        <w:rPr>
          <w:rFonts w:ascii="Consolas" w:hAnsi="Consolas"/>
          <w:noProof/>
        </w:rPr>
        <w:t>version</w:t>
      </w:r>
    </w:p>
    <w:p w14:paraId="510B0764" w14:textId="77777777" w:rsidR="00FF0D6C" w:rsidRDefault="00FF0D6C" w:rsidP="00DB0A31">
      <w:pPr>
        <w:spacing w:after="0"/>
        <w:ind w:left="720"/>
        <w:rPr>
          <w:rFonts w:ascii="Consolas" w:hAnsi="Consolas"/>
          <w:noProof/>
        </w:rPr>
      </w:pPr>
      <w:r>
        <w:rPr>
          <w:rFonts w:ascii="Consolas" w:hAnsi="Consolas"/>
          <w:noProof/>
        </w:rPr>
        <w:t># cmake must be version 1.13.3 or better!</w:t>
      </w:r>
    </w:p>
    <w:p w14:paraId="2F275E52" w14:textId="77777777" w:rsidR="00A21AA9" w:rsidRDefault="00A21AA9" w:rsidP="00DB0A31">
      <w:pPr>
        <w:spacing w:after="0"/>
        <w:ind w:left="720"/>
        <w:rPr>
          <w:rFonts w:ascii="Consolas" w:hAnsi="Consolas"/>
          <w:noProof/>
        </w:rPr>
      </w:pPr>
      <w:r w:rsidRPr="00A21AA9">
        <w:rPr>
          <w:rFonts w:ascii="Consolas" w:hAnsi="Consolas"/>
          <w:noProof/>
        </w:rPr>
        <w:t>pip3 install</w:t>
      </w:r>
      <w:r w:rsidR="009B2EB3">
        <w:rPr>
          <w:rFonts w:ascii="Consolas" w:hAnsi="Consolas"/>
          <w:noProof/>
        </w:rPr>
        <w:t xml:space="preserve"> --</w:t>
      </w:r>
      <w:r>
        <w:rPr>
          <w:rFonts w:ascii="Consolas" w:hAnsi="Consolas"/>
          <w:noProof/>
        </w:rPr>
        <w:t xml:space="preserve">user </w:t>
      </w:r>
      <w:r w:rsidRPr="00A21AA9">
        <w:rPr>
          <w:rFonts w:ascii="Consolas" w:hAnsi="Consolas"/>
          <w:noProof/>
        </w:rPr>
        <w:t>wes</w:t>
      </w:r>
      <w:r w:rsidR="00F93543">
        <w:rPr>
          <w:rFonts w:ascii="Consolas" w:hAnsi="Consolas"/>
          <w:noProof/>
        </w:rPr>
        <w:t>t</w:t>
      </w:r>
    </w:p>
    <w:p w14:paraId="145A4536" w14:textId="54768412" w:rsidR="00A561DF" w:rsidDel="005C3682" w:rsidRDefault="00A561DF" w:rsidP="00A561DF">
      <w:pPr>
        <w:spacing w:after="0"/>
        <w:rPr>
          <w:del w:id="169" w:author="Lawrence King" w:date="2019-11-06T09:07:00Z"/>
          <w:rFonts w:ascii="Consolas" w:hAnsi="Consolas"/>
          <w:noProof/>
        </w:rPr>
      </w:pPr>
      <w:del w:id="170" w:author="Lawrence King" w:date="2019-11-06T09:07:00Z">
        <w:r w:rsidDel="005C3682">
          <w:rPr>
            <w:rFonts w:ascii="Consolas" w:hAnsi="Consolas"/>
            <w:color w:val="1D1C1D"/>
          </w:rPr>
          <w:delText>#</w:delText>
        </w:r>
        <w:r w:rsidRPr="00465588" w:rsidDel="005C3682">
          <w:rPr>
            <w:rFonts w:ascii="Consolas" w:hAnsi="Consolas"/>
            <w:color w:val="1D1C1D"/>
          </w:rPr>
          <w:delText xml:space="preserve">west init -m </w:delText>
        </w:r>
        <w:r w:rsidR="006B052A" w:rsidDel="005C3682">
          <w:fldChar w:fldCharType="begin"/>
        </w:r>
        <w:r w:rsidR="006B052A" w:rsidDel="005C3682">
          <w:delInstrText xml:space="preserve"> HYPERLINK "https://gitlab.ott.dev.intra/connor.king/rc-demo-manifest.git" \t "_blank" </w:delInstrText>
        </w:r>
        <w:r w:rsidR="006B052A" w:rsidDel="005C3682">
          <w:fldChar w:fldCharType="separate"/>
        </w:r>
        <w:r w:rsidRPr="00465588" w:rsidDel="005C3682">
          <w:rPr>
            <w:rStyle w:val="Hyperlink"/>
            <w:rFonts w:ascii="Consolas" w:hAnsi="Consolas"/>
          </w:rPr>
          <w:delText>https://gitlab.ott.dev.intra/connor.king/rc-demo-manifest.git</w:delText>
        </w:r>
        <w:r w:rsidR="006B052A" w:rsidDel="005C3682">
          <w:rPr>
            <w:rStyle w:val="Hyperlink"/>
            <w:rFonts w:ascii="Consolas" w:hAnsi="Consolas"/>
          </w:rPr>
          <w:fldChar w:fldCharType="end"/>
        </w:r>
        <w:r w:rsidRPr="00465588" w:rsidDel="005C3682">
          <w:rPr>
            <w:rFonts w:ascii="Consolas" w:hAnsi="Consolas"/>
            <w:color w:val="1D1C1D"/>
          </w:rPr>
          <w:delText xml:space="preserve"> --mr DFU</w:delText>
        </w:r>
      </w:del>
    </w:p>
    <w:p w14:paraId="661DDECA" w14:textId="77777777" w:rsidR="00A561DF" w:rsidRDefault="007B2412" w:rsidP="00A561DF">
      <w:pPr>
        <w:spacing w:after="0"/>
        <w:ind w:left="720"/>
        <w:rPr>
          <w:rFonts w:ascii="Consolas" w:hAnsi="Consolas"/>
        </w:rPr>
      </w:pPr>
      <w:r w:rsidRPr="007B2412">
        <w:rPr>
          <w:rFonts w:ascii="Consolas" w:hAnsi="Consolas"/>
        </w:rPr>
        <w:t xml:space="preserve">west </w:t>
      </w:r>
      <w:proofErr w:type="spellStart"/>
      <w:r w:rsidRPr="007B2412">
        <w:rPr>
          <w:rFonts w:ascii="Consolas" w:hAnsi="Consolas"/>
        </w:rPr>
        <w:t>init</w:t>
      </w:r>
      <w:proofErr w:type="spellEnd"/>
      <w:r w:rsidRPr="007B2412">
        <w:rPr>
          <w:rFonts w:ascii="Consolas" w:hAnsi="Consolas"/>
        </w:rPr>
        <w:t xml:space="preserve"> </w:t>
      </w:r>
      <w:proofErr w:type="spellStart"/>
      <w:r>
        <w:rPr>
          <w:rFonts w:ascii="Consolas" w:hAnsi="Consolas"/>
        </w:rPr>
        <w:t>zephyrproject</w:t>
      </w:r>
      <w:proofErr w:type="spellEnd"/>
    </w:p>
    <w:p w14:paraId="22F8D1BD" w14:textId="77777777" w:rsidR="0015306B" w:rsidRPr="00BA6D7C" w:rsidRDefault="00A561DF" w:rsidP="00DB0A31">
      <w:pPr>
        <w:spacing w:after="0"/>
        <w:ind w:left="720"/>
        <w:rPr>
          <w:rFonts w:ascii="Consolas" w:hAnsi="Consolas"/>
        </w:rPr>
      </w:pPr>
      <w:r>
        <w:rPr>
          <w:rFonts w:ascii="Consolas" w:hAnsi="Consolas"/>
        </w:rPr>
        <w:t>cd z</w:t>
      </w:r>
      <w:r w:rsidR="007B2412" w:rsidRPr="007B2412">
        <w:rPr>
          <w:rFonts w:ascii="Consolas" w:hAnsi="Consolas"/>
        </w:rPr>
        <w:t>ephyrproject</w:t>
      </w:r>
      <w:r w:rsidR="009B2EB3">
        <w:rPr>
          <w:rFonts w:ascii="Consolas" w:hAnsi="Consolas"/>
        </w:rPr>
        <w:t xml:space="preserve">; </w:t>
      </w:r>
      <w:r w:rsidR="00353A5A">
        <w:rPr>
          <w:rFonts w:ascii="Consolas" w:hAnsi="Consolas"/>
        </w:rPr>
        <w:t>west update</w:t>
      </w:r>
      <w:r w:rsidR="009B2EB3" w:rsidRPr="009B2EB3">
        <w:rPr>
          <w:rFonts w:ascii="Consolas" w:hAnsi="Consolas"/>
        </w:rPr>
        <w:t xml:space="preserve">; </w:t>
      </w:r>
      <w:r w:rsidR="0015306B">
        <w:rPr>
          <w:rFonts w:ascii="Consolas" w:hAnsi="Consolas"/>
        </w:rPr>
        <w:t>cd ..</w:t>
      </w:r>
    </w:p>
    <w:p w14:paraId="3E92F7C8" w14:textId="77777777" w:rsidR="00D475F8" w:rsidRDefault="00D475F8" w:rsidP="00DB0A31">
      <w:pPr>
        <w:spacing w:after="0"/>
        <w:ind w:left="720"/>
        <w:rPr>
          <w:rFonts w:ascii="Consolas" w:hAnsi="Consolas"/>
          <w:noProof/>
        </w:rPr>
      </w:pPr>
      <w:r>
        <w:rPr>
          <w:rFonts w:ascii="Consolas" w:hAnsi="Consolas"/>
        </w:rPr>
        <w:t>source</w:t>
      </w:r>
      <w:r>
        <w:rPr>
          <w:rFonts w:ascii="Consolas" w:hAnsi="Consolas"/>
          <w:noProof/>
        </w:rPr>
        <w:t xml:space="preserve"> </w:t>
      </w:r>
      <w:r w:rsidR="007B2412">
        <w:rPr>
          <w:rFonts w:ascii="Consolas" w:hAnsi="Consolas"/>
          <w:noProof/>
        </w:rPr>
        <w:t>zephyrproject/</w:t>
      </w:r>
      <w:r>
        <w:rPr>
          <w:rFonts w:ascii="Consolas" w:hAnsi="Consolas"/>
          <w:noProof/>
        </w:rPr>
        <w:t>zephyr/zephyr-env.sh</w:t>
      </w:r>
    </w:p>
    <w:p w14:paraId="27388F5F" w14:textId="77777777" w:rsidR="003B3A5E" w:rsidRDefault="003B3A5E" w:rsidP="00DB0A31">
      <w:pPr>
        <w:spacing w:after="0"/>
        <w:ind w:left="720"/>
        <w:rPr>
          <w:rFonts w:ascii="Consolas" w:hAnsi="Consolas"/>
          <w:noProof/>
        </w:rPr>
      </w:pPr>
      <w:r>
        <w:rPr>
          <w:rFonts w:ascii="Consolas" w:hAnsi="Consolas"/>
          <w:noProof/>
        </w:rPr>
        <w:t xml:space="preserve">pip3 install </w:t>
      </w:r>
      <w:r w:rsidR="00200704">
        <w:rPr>
          <w:rFonts w:ascii="Consolas" w:hAnsi="Consolas"/>
          <w:noProof/>
        </w:rPr>
        <w:t>--</w:t>
      </w:r>
      <w:r>
        <w:rPr>
          <w:rFonts w:ascii="Consolas" w:hAnsi="Consolas"/>
          <w:noProof/>
        </w:rPr>
        <w:t>user pyyaml~=5.1</w:t>
      </w:r>
    </w:p>
    <w:p w14:paraId="3FE0EF93" w14:textId="77777777" w:rsidR="00353A5A" w:rsidRDefault="00353A5A" w:rsidP="00DB0A31">
      <w:pPr>
        <w:spacing w:after="0"/>
        <w:ind w:left="720"/>
        <w:rPr>
          <w:rFonts w:ascii="Consolas" w:hAnsi="Consolas"/>
        </w:rPr>
      </w:pPr>
      <w:r w:rsidRPr="00353A5A">
        <w:rPr>
          <w:rFonts w:ascii="Consolas" w:hAnsi="Consolas"/>
        </w:rPr>
        <w:t>pip3 instal</w:t>
      </w:r>
      <w:r w:rsidR="00543FAB">
        <w:rPr>
          <w:rFonts w:ascii="Consolas" w:hAnsi="Consolas"/>
        </w:rPr>
        <w:t>l --</w:t>
      </w:r>
      <w:r w:rsidRPr="00353A5A">
        <w:rPr>
          <w:rFonts w:ascii="Consolas" w:hAnsi="Consolas"/>
        </w:rPr>
        <w:t xml:space="preserve">user -r </w:t>
      </w:r>
      <w:r w:rsidR="007B2412">
        <w:rPr>
          <w:rFonts w:ascii="Consolas" w:hAnsi="Consolas"/>
        </w:rPr>
        <w:t>zephyrproject/</w:t>
      </w:r>
      <w:r w:rsidRPr="00353A5A">
        <w:rPr>
          <w:rFonts w:ascii="Consolas" w:hAnsi="Consolas"/>
        </w:rPr>
        <w:t>zephyr/scripts/requirements.txt</w:t>
      </w:r>
    </w:p>
    <w:p w14:paraId="521CB595" w14:textId="77777777" w:rsidR="000D4AF0" w:rsidRDefault="000D4AF0" w:rsidP="000D4AF0">
      <w:pPr>
        <w:spacing w:after="0"/>
        <w:rPr>
          <w:ins w:id="171" w:author="Lawrence King" w:date="2019-11-07T10:47:00Z"/>
          <w:rFonts w:asciiTheme="minorHAnsi" w:hAnsiTheme="minorHAnsi" w:cstheme="minorHAnsi"/>
        </w:rPr>
      </w:pPr>
    </w:p>
    <w:p w14:paraId="6D692779" w14:textId="37D06E1A" w:rsidR="000D4AF0" w:rsidRPr="002B5B25" w:rsidRDefault="000D4AF0" w:rsidP="000D4AF0">
      <w:pPr>
        <w:spacing w:after="0"/>
        <w:rPr>
          <w:ins w:id="172" w:author="Lawrence King" w:date="2019-11-07T10:47:00Z"/>
          <w:rFonts w:asciiTheme="minorHAnsi" w:hAnsiTheme="minorHAnsi" w:cstheme="minorHAnsi"/>
        </w:rPr>
      </w:pPr>
      <w:ins w:id="173" w:author="Lawrence King" w:date="2019-11-07T10:47:00Z">
        <w:r>
          <w:rPr>
            <w:rFonts w:asciiTheme="minorHAnsi" w:hAnsiTheme="minorHAnsi" w:cstheme="minorHAnsi"/>
          </w:rPr>
          <w:t xml:space="preserve">Now that </w:t>
        </w:r>
        <w:r>
          <w:rPr>
            <w:rFonts w:asciiTheme="minorHAnsi" w:hAnsiTheme="minorHAnsi" w:cstheme="minorHAnsi"/>
          </w:rPr>
          <w:t>the</w:t>
        </w:r>
        <w:r>
          <w:rPr>
            <w:rFonts w:asciiTheme="minorHAnsi" w:hAnsiTheme="minorHAnsi" w:cstheme="minorHAnsi"/>
          </w:rPr>
          <w:t xml:space="preserve"> SDK is </w:t>
        </w:r>
        <w:proofErr w:type="gramStart"/>
        <w:r>
          <w:rPr>
            <w:rFonts w:asciiTheme="minorHAnsi" w:hAnsiTheme="minorHAnsi" w:cstheme="minorHAnsi"/>
          </w:rPr>
          <w:t>installed</w:t>
        </w:r>
        <w:proofErr w:type="gramEnd"/>
        <w:r>
          <w:rPr>
            <w:rFonts w:asciiTheme="minorHAnsi" w:hAnsiTheme="minorHAnsi" w:cstheme="minorHAnsi"/>
          </w:rPr>
          <w:t xml:space="preserve"> we can setup the</w:t>
        </w:r>
        <w:r>
          <w:rPr>
            <w:rFonts w:asciiTheme="minorHAnsi" w:hAnsiTheme="minorHAnsi" w:cstheme="minorHAnsi"/>
          </w:rPr>
          <w:t xml:space="preserve"> </w:t>
        </w:r>
        <w:proofErr w:type="spellStart"/>
        <w:r>
          <w:rPr>
            <w:rFonts w:asciiTheme="minorHAnsi" w:hAnsiTheme="minorHAnsi" w:cstheme="minorHAnsi"/>
          </w:rPr>
          <w:t>OpenOCD</w:t>
        </w:r>
        <w:proofErr w:type="spellEnd"/>
        <w:r>
          <w:rPr>
            <w:rFonts w:asciiTheme="minorHAnsi" w:hAnsiTheme="minorHAnsi" w:cstheme="minorHAnsi"/>
          </w:rPr>
          <w:t xml:space="preserve"> access</w:t>
        </w:r>
        <w:r>
          <w:rPr>
            <w:rFonts w:asciiTheme="minorHAnsi" w:hAnsiTheme="minorHAnsi" w:cstheme="minorHAnsi"/>
          </w:rPr>
          <w:t xml:space="preserve"> rules:</w:t>
        </w:r>
      </w:ins>
    </w:p>
    <w:p w14:paraId="761C375A" w14:textId="60F47AA1" w:rsidR="000D4AF0" w:rsidRPr="00940FAF" w:rsidRDefault="000D4AF0" w:rsidP="000D4AF0">
      <w:pPr>
        <w:spacing w:after="0"/>
        <w:ind w:firstLine="720"/>
        <w:rPr>
          <w:ins w:id="174" w:author="Lawrence King" w:date="2019-11-07T10:47:00Z"/>
          <w:rFonts w:ascii="Consolas" w:hAnsi="Consolas"/>
          <w:sz w:val="20"/>
          <w:szCs w:val="20"/>
          <w:rPrChange w:id="175" w:author="Lawrence King" w:date="2019-11-07T11:13:00Z">
            <w:rPr>
              <w:ins w:id="176" w:author="Lawrence King" w:date="2019-11-07T10:47:00Z"/>
              <w:rFonts w:ascii="Consolas" w:hAnsi="Consolas"/>
            </w:rPr>
          </w:rPrChange>
        </w:rPr>
      </w:pPr>
      <w:bookmarkStart w:id="177" w:name="_Hlk24016512"/>
      <w:proofErr w:type="spellStart"/>
      <w:ins w:id="178" w:author="Lawrence King" w:date="2019-11-07T10:47:00Z">
        <w:r w:rsidRPr="00940FAF">
          <w:rPr>
            <w:rFonts w:ascii="Consolas" w:hAnsi="Consolas"/>
            <w:sz w:val="20"/>
            <w:szCs w:val="20"/>
            <w:rPrChange w:id="179" w:author="Lawrence King" w:date="2019-11-07T11:13:00Z">
              <w:rPr>
                <w:rFonts w:ascii="Consolas" w:hAnsi="Consolas"/>
              </w:rPr>
            </w:rPrChange>
          </w:rPr>
          <w:t>sudo</w:t>
        </w:r>
        <w:proofErr w:type="spellEnd"/>
        <w:r w:rsidRPr="00940FAF">
          <w:rPr>
            <w:rFonts w:ascii="Consolas" w:hAnsi="Consolas"/>
            <w:sz w:val="20"/>
            <w:szCs w:val="20"/>
            <w:rPrChange w:id="180" w:author="Lawrence King" w:date="2019-11-07T11:13:00Z">
              <w:rPr>
                <w:rFonts w:ascii="Consolas" w:hAnsi="Consolas"/>
              </w:rPr>
            </w:rPrChange>
          </w:rPr>
          <w:t xml:space="preserve"> cp ${HOME}/opt/zephyr-sdk/sysroots/x86_64-pokysdk-linux/usr/share/openocd/contrib \</w:t>
        </w:r>
      </w:ins>
    </w:p>
    <w:p w14:paraId="33847534" w14:textId="2BE92840" w:rsidR="000D4AF0" w:rsidRPr="00940FAF" w:rsidRDefault="000D4AF0" w:rsidP="000D4AF0">
      <w:pPr>
        <w:spacing w:after="0"/>
        <w:rPr>
          <w:ins w:id="181" w:author="Lawrence King" w:date="2019-11-07T10:47:00Z"/>
          <w:rFonts w:ascii="Consolas" w:hAnsi="Consolas"/>
          <w:sz w:val="20"/>
          <w:szCs w:val="20"/>
          <w:rPrChange w:id="182" w:author="Lawrence King" w:date="2019-11-07T11:13:00Z">
            <w:rPr>
              <w:ins w:id="183" w:author="Lawrence King" w:date="2019-11-07T10:47:00Z"/>
              <w:rFonts w:ascii="Consolas" w:hAnsi="Consolas"/>
            </w:rPr>
          </w:rPrChange>
        </w:rPr>
      </w:pPr>
      <w:ins w:id="184" w:author="Lawrence King" w:date="2019-11-07T10:47:00Z">
        <w:r w:rsidRPr="00940FAF">
          <w:rPr>
            <w:rFonts w:ascii="Consolas" w:hAnsi="Consolas"/>
            <w:sz w:val="20"/>
            <w:szCs w:val="20"/>
            <w:rPrChange w:id="185" w:author="Lawrence King" w:date="2019-11-07T11:13:00Z">
              <w:rPr>
                <w:rFonts w:ascii="Consolas" w:hAnsi="Consolas"/>
              </w:rPr>
            </w:rPrChange>
          </w:rPr>
          <w:t xml:space="preserve">  </w:t>
        </w:r>
      </w:ins>
      <w:ins w:id="186" w:author="Lawrence King" w:date="2019-11-07T11:13:00Z">
        <w:r w:rsidR="00940FAF">
          <w:rPr>
            <w:rFonts w:ascii="Consolas" w:hAnsi="Consolas"/>
            <w:sz w:val="20"/>
            <w:szCs w:val="20"/>
          </w:rPr>
          <w:tab/>
        </w:r>
        <w:r w:rsidR="00940FAF">
          <w:rPr>
            <w:rFonts w:ascii="Consolas" w:hAnsi="Consolas"/>
            <w:sz w:val="20"/>
            <w:szCs w:val="20"/>
          </w:rPr>
          <w:tab/>
        </w:r>
      </w:ins>
      <w:bookmarkStart w:id="187" w:name="_GoBack"/>
      <w:bookmarkEnd w:id="187"/>
      <w:ins w:id="188" w:author="Lawrence King" w:date="2019-11-07T10:47:00Z">
        <w:r w:rsidRPr="00940FAF">
          <w:rPr>
            <w:rFonts w:ascii="Consolas" w:hAnsi="Consolas"/>
            <w:sz w:val="20"/>
            <w:szCs w:val="20"/>
            <w:rPrChange w:id="189" w:author="Lawrence King" w:date="2019-11-07T11:13:00Z">
              <w:rPr>
                <w:rFonts w:ascii="Consolas" w:hAnsi="Consolas"/>
              </w:rPr>
            </w:rPrChange>
          </w:rPr>
          <w:t>/</w:t>
        </w:r>
        <w:proofErr w:type="spellStart"/>
        <w:r w:rsidRPr="00940FAF">
          <w:rPr>
            <w:rFonts w:ascii="Consolas" w:hAnsi="Consolas"/>
            <w:sz w:val="20"/>
            <w:szCs w:val="20"/>
            <w:rPrChange w:id="190" w:author="Lawrence King" w:date="2019-11-07T11:13:00Z">
              <w:rPr>
                <w:rFonts w:ascii="Consolas" w:hAnsi="Consolas"/>
              </w:rPr>
            </w:rPrChange>
          </w:rPr>
          <w:t>etc</w:t>
        </w:r>
        <w:proofErr w:type="spellEnd"/>
        <w:r w:rsidRPr="00940FAF">
          <w:rPr>
            <w:rFonts w:ascii="Consolas" w:hAnsi="Consolas"/>
            <w:sz w:val="20"/>
            <w:szCs w:val="20"/>
            <w:rPrChange w:id="191" w:author="Lawrence King" w:date="2019-11-07T11:13:00Z">
              <w:rPr>
                <w:rFonts w:ascii="Consolas" w:hAnsi="Consolas"/>
              </w:rPr>
            </w:rPrChange>
          </w:rPr>
          <w:t>/</w:t>
        </w:r>
        <w:proofErr w:type="spellStart"/>
        <w:r w:rsidRPr="00940FAF">
          <w:rPr>
            <w:rFonts w:ascii="Consolas" w:hAnsi="Consolas"/>
            <w:sz w:val="20"/>
            <w:szCs w:val="20"/>
            <w:rPrChange w:id="192" w:author="Lawrence King" w:date="2019-11-07T11:13:00Z">
              <w:rPr>
                <w:rFonts w:ascii="Consolas" w:hAnsi="Consolas"/>
              </w:rPr>
            </w:rPrChange>
          </w:rPr>
          <w:t>udev</w:t>
        </w:r>
        <w:proofErr w:type="spellEnd"/>
        <w:r w:rsidRPr="00940FAF">
          <w:rPr>
            <w:rFonts w:ascii="Consolas" w:hAnsi="Consolas"/>
            <w:sz w:val="20"/>
            <w:szCs w:val="20"/>
            <w:rPrChange w:id="193" w:author="Lawrence King" w:date="2019-11-07T11:13:00Z">
              <w:rPr>
                <w:rFonts w:ascii="Consolas" w:hAnsi="Consolas"/>
              </w:rPr>
            </w:rPrChange>
          </w:rPr>
          <w:t>/</w:t>
        </w:r>
        <w:proofErr w:type="spellStart"/>
        <w:proofErr w:type="gramStart"/>
        <w:r w:rsidRPr="00940FAF">
          <w:rPr>
            <w:rFonts w:ascii="Consolas" w:hAnsi="Consolas"/>
            <w:sz w:val="20"/>
            <w:szCs w:val="20"/>
            <w:rPrChange w:id="194" w:author="Lawrence King" w:date="2019-11-07T11:13:00Z">
              <w:rPr>
                <w:rFonts w:ascii="Consolas" w:hAnsi="Consolas"/>
              </w:rPr>
            </w:rPrChange>
          </w:rPr>
          <w:t>rules.d</w:t>
        </w:r>
        <w:proofErr w:type="spellEnd"/>
        <w:proofErr w:type="gramEnd"/>
        <w:r w:rsidRPr="00940FAF">
          <w:rPr>
            <w:rFonts w:ascii="Consolas" w:hAnsi="Consolas"/>
            <w:sz w:val="20"/>
            <w:szCs w:val="20"/>
            <w:rPrChange w:id="195" w:author="Lawrence King" w:date="2019-11-07T11:13:00Z">
              <w:rPr>
                <w:rFonts w:ascii="Consolas" w:hAnsi="Consolas"/>
              </w:rPr>
            </w:rPrChange>
          </w:rPr>
          <w:t>/</w:t>
        </w:r>
      </w:ins>
    </w:p>
    <w:p w14:paraId="7B9108F4" w14:textId="77777777" w:rsidR="000D4AF0" w:rsidRPr="00940FAF" w:rsidRDefault="000D4AF0" w:rsidP="000D4AF0">
      <w:pPr>
        <w:spacing w:after="0"/>
        <w:ind w:firstLine="720"/>
        <w:rPr>
          <w:ins w:id="196" w:author="Lawrence King" w:date="2019-11-07T10:47:00Z"/>
          <w:rFonts w:ascii="Consolas" w:hAnsi="Consolas"/>
          <w:sz w:val="20"/>
          <w:szCs w:val="20"/>
          <w:rPrChange w:id="197" w:author="Lawrence King" w:date="2019-11-07T11:13:00Z">
            <w:rPr>
              <w:ins w:id="198" w:author="Lawrence King" w:date="2019-11-07T10:47:00Z"/>
              <w:rFonts w:ascii="Consolas" w:hAnsi="Consolas"/>
            </w:rPr>
          </w:rPrChange>
        </w:rPr>
      </w:pPr>
      <w:proofErr w:type="spellStart"/>
      <w:ins w:id="199" w:author="Lawrence King" w:date="2019-11-07T10:47:00Z">
        <w:r w:rsidRPr="00940FAF">
          <w:rPr>
            <w:rFonts w:ascii="Consolas" w:hAnsi="Consolas"/>
            <w:sz w:val="20"/>
            <w:szCs w:val="20"/>
            <w:rPrChange w:id="200" w:author="Lawrence King" w:date="2019-11-07T11:13:00Z">
              <w:rPr>
                <w:rFonts w:ascii="Consolas" w:hAnsi="Consolas"/>
              </w:rPr>
            </w:rPrChange>
          </w:rPr>
          <w:t>sudo</w:t>
        </w:r>
        <w:proofErr w:type="spellEnd"/>
        <w:r w:rsidRPr="00940FAF">
          <w:rPr>
            <w:rFonts w:ascii="Consolas" w:hAnsi="Consolas"/>
            <w:sz w:val="20"/>
            <w:szCs w:val="20"/>
            <w:rPrChange w:id="201" w:author="Lawrence King" w:date="2019-11-07T11:13:00Z">
              <w:rPr>
                <w:rFonts w:ascii="Consolas" w:hAnsi="Consolas"/>
              </w:rPr>
            </w:rPrChange>
          </w:rPr>
          <w:t xml:space="preserve"> </w:t>
        </w:r>
        <w:proofErr w:type="spellStart"/>
        <w:r w:rsidRPr="00940FAF">
          <w:rPr>
            <w:rFonts w:ascii="Consolas" w:hAnsi="Consolas"/>
            <w:sz w:val="20"/>
            <w:szCs w:val="20"/>
            <w:rPrChange w:id="202" w:author="Lawrence King" w:date="2019-11-07T11:13:00Z">
              <w:rPr>
                <w:rFonts w:ascii="Consolas" w:hAnsi="Consolas"/>
              </w:rPr>
            </w:rPrChange>
          </w:rPr>
          <w:t>udevadm</w:t>
        </w:r>
        <w:proofErr w:type="spellEnd"/>
        <w:r w:rsidRPr="00940FAF">
          <w:rPr>
            <w:rFonts w:ascii="Consolas" w:hAnsi="Consolas"/>
            <w:sz w:val="20"/>
            <w:szCs w:val="20"/>
            <w:rPrChange w:id="203" w:author="Lawrence King" w:date="2019-11-07T11:13:00Z">
              <w:rPr>
                <w:rFonts w:ascii="Consolas" w:hAnsi="Consolas"/>
              </w:rPr>
            </w:rPrChange>
          </w:rPr>
          <w:t xml:space="preserve"> control --reload-rules</w:t>
        </w:r>
      </w:ins>
    </w:p>
    <w:p w14:paraId="06117A45" w14:textId="77777777" w:rsidR="000D4AF0" w:rsidRPr="00940FAF" w:rsidRDefault="000D4AF0" w:rsidP="000D4AF0">
      <w:pPr>
        <w:spacing w:after="0"/>
        <w:ind w:firstLine="720"/>
        <w:rPr>
          <w:ins w:id="204" w:author="Lawrence King" w:date="2019-11-07T10:47:00Z"/>
          <w:rFonts w:ascii="Consolas" w:hAnsi="Consolas"/>
          <w:sz w:val="20"/>
          <w:szCs w:val="20"/>
          <w:rPrChange w:id="205" w:author="Lawrence King" w:date="2019-11-07T11:13:00Z">
            <w:rPr>
              <w:ins w:id="206" w:author="Lawrence King" w:date="2019-11-07T10:47:00Z"/>
              <w:rFonts w:ascii="Consolas" w:hAnsi="Consolas"/>
            </w:rPr>
          </w:rPrChange>
        </w:rPr>
      </w:pPr>
      <w:proofErr w:type="spellStart"/>
      <w:ins w:id="207" w:author="Lawrence King" w:date="2019-11-07T10:47:00Z">
        <w:r w:rsidRPr="00940FAF">
          <w:rPr>
            <w:rFonts w:ascii="Consolas" w:hAnsi="Consolas"/>
            <w:sz w:val="20"/>
            <w:szCs w:val="20"/>
            <w:rPrChange w:id="208" w:author="Lawrence King" w:date="2019-11-07T11:13:00Z">
              <w:rPr>
                <w:rFonts w:ascii="Consolas" w:hAnsi="Consolas"/>
              </w:rPr>
            </w:rPrChange>
          </w:rPr>
          <w:t>sudo</w:t>
        </w:r>
        <w:proofErr w:type="spellEnd"/>
        <w:r w:rsidRPr="00940FAF">
          <w:rPr>
            <w:rFonts w:ascii="Consolas" w:hAnsi="Consolas"/>
            <w:sz w:val="20"/>
            <w:szCs w:val="20"/>
            <w:rPrChange w:id="209" w:author="Lawrence King" w:date="2019-11-07T11:13:00Z">
              <w:rPr>
                <w:rFonts w:ascii="Consolas" w:hAnsi="Consolas"/>
              </w:rPr>
            </w:rPrChange>
          </w:rPr>
          <w:t xml:space="preserve"> </w:t>
        </w:r>
        <w:proofErr w:type="spellStart"/>
        <w:r w:rsidRPr="00940FAF">
          <w:rPr>
            <w:rFonts w:ascii="Consolas" w:hAnsi="Consolas"/>
            <w:sz w:val="20"/>
            <w:szCs w:val="20"/>
            <w:rPrChange w:id="210" w:author="Lawrence King" w:date="2019-11-07T11:13:00Z">
              <w:rPr>
                <w:rFonts w:ascii="Consolas" w:hAnsi="Consolas"/>
              </w:rPr>
            </w:rPrChange>
          </w:rPr>
          <w:t>usermod</w:t>
        </w:r>
        <w:proofErr w:type="spellEnd"/>
        <w:r w:rsidRPr="00940FAF">
          <w:rPr>
            <w:rFonts w:ascii="Consolas" w:hAnsi="Consolas"/>
            <w:sz w:val="20"/>
            <w:szCs w:val="20"/>
            <w:rPrChange w:id="211" w:author="Lawrence King" w:date="2019-11-07T11:13:00Z">
              <w:rPr>
                <w:rFonts w:ascii="Consolas" w:hAnsi="Consolas"/>
              </w:rPr>
            </w:rPrChange>
          </w:rPr>
          <w:t xml:space="preserve"> -</w:t>
        </w:r>
        <w:proofErr w:type="spellStart"/>
        <w:r w:rsidRPr="00940FAF">
          <w:rPr>
            <w:rFonts w:ascii="Consolas" w:hAnsi="Consolas"/>
            <w:sz w:val="20"/>
            <w:szCs w:val="20"/>
            <w:rPrChange w:id="212" w:author="Lawrence King" w:date="2019-11-07T11:13:00Z">
              <w:rPr>
                <w:rFonts w:ascii="Consolas" w:hAnsi="Consolas"/>
              </w:rPr>
            </w:rPrChange>
          </w:rPr>
          <w:t>aG</w:t>
        </w:r>
        <w:proofErr w:type="spellEnd"/>
        <w:r w:rsidRPr="00940FAF">
          <w:rPr>
            <w:rFonts w:ascii="Consolas" w:hAnsi="Consolas"/>
            <w:sz w:val="20"/>
            <w:szCs w:val="20"/>
            <w:rPrChange w:id="213" w:author="Lawrence King" w:date="2019-11-07T11:13:00Z">
              <w:rPr>
                <w:rFonts w:ascii="Consolas" w:hAnsi="Consolas"/>
              </w:rPr>
            </w:rPrChange>
          </w:rPr>
          <w:t xml:space="preserve"> </w:t>
        </w:r>
        <w:proofErr w:type="spellStart"/>
        <w:r w:rsidRPr="00940FAF">
          <w:rPr>
            <w:rFonts w:ascii="Consolas" w:hAnsi="Consolas"/>
            <w:sz w:val="20"/>
            <w:szCs w:val="20"/>
            <w:rPrChange w:id="214" w:author="Lawrence King" w:date="2019-11-07T11:13:00Z">
              <w:rPr>
                <w:rFonts w:ascii="Consolas" w:hAnsi="Consolas"/>
              </w:rPr>
            </w:rPrChange>
          </w:rPr>
          <w:t>plugdev</w:t>
        </w:r>
        <w:proofErr w:type="spellEnd"/>
        <w:r w:rsidRPr="00940FAF">
          <w:rPr>
            <w:rFonts w:ascii="Consolas" w:hAnsi="Consolas"/>
            <w:sz w:val="20"/>
            <w:szCs w:val="20"/>
            <w:rPrChange w:id="215" w:author="Lawrence King" w:date="2019-11-07T11:13:00Z">
              <w:rPr>
                <w:rFonts w:ascii="Consolas" w:hAnsi="Consolas"/>
              </w:rPr>
            </w:rPrChange>
          </w:rPr>
          <w:t xml:space="preserve"> $USER</w:t>
        </w:r>
      </w:ins>
    </w:p>
    <w:bookmarkEnd w:id="177"/>
    <w:p w14:paraId="3353BFDB" w14:textId="678C65D5" w:rsidR="00353A5A" w:rsidRDefault="00353A5A" w:rsidP="000D4AF0">
      <w:pPr>
        <w:spacing w:after="0"/>
        <w:rPr>
          <w:ins w:id="216" w:author="Lawrence King" w:date="2019-11-07T10:47:00Z"/>
          <w:rFonts w:ascii="Consolas" w:hAnsi="Consolas"/>
        </w:rPr>
      </w:pPr>
    </w:p>
    <w:p w14:paraId="102B8223" w14:textId="77777777" w:rsidR="000D4AF0" w:rsidRDefault="000D4AF0" w:rsidP="000D4AF0">
      <w:pPr>
        <w:spacing w:after="0"/>
        <w:rPr>
          <w:rFonts w:ascii="Consolas" w:hAnsi="Consolas"/>
        </w:rPr>
        <w:pPrChange w:id="217" w:author="Lawrence King" w:date="2019-11-07T10:47:00Z">
          <w:pPr>
            <w:spacing w:after="0"/>
            <w:ind w:left="360"/>
          </w:pPr>
        </w:pPrChange>
      </w:pPr>
    </w:p>
    <w:p w14:paraId="4F761D9B" w14:textId="77777777" w:rsidR="005C3682" w:rsidRDefault="005C3682" w:rsidP="005C3682">
      <w:pPr>
        <w:spacing w:after="0"/>
        <w:rPr>
          <w:moveTo w:id="218" w:author="Lawrence King" w:date="2019-11-06T09:08:00Z"/>
          <w:noProof/>
        </w:rPr>
      </w:pPr>
      <w:moveToRangeStart w:id="219" w:author="Lawrence King" w:date="2019-11-06T09:08:00Z" w:name="move23923751"/>
      <w:moveTo w:id="220" w:author="Lawrence King" w:date="2019-11-06T09:08:00Z">
        <w:r>
          <w:rPr>
            <w:noProof/>
          </w:rPr>
          <w:t>Connect</w:t>
        </w:r>
        <w:r w:rsidRPr="009B2EB3">
          <w:rPr>
            <w:noProof/>
          </w:rPr>
          <w:t xml:space="preserve"> your</w:t>
        </w:r>
        <w:r>
          <w:rPr>
            <w:noProof/>
          </w:rPr>
          <w:t xml:space="preserve"> hardware </w:t>
        </w:r>
        <w:r w:rsidRPr="009B2EB3">
          <w:rPr>
            <w:noProof/>
          </w:rPr>
          <w:t>to your VM with the supplied USB-C cable</w:t>
        </w:r>
        <w:r>
          <w:rPr>
            <w:noProof/>
          </w:rPr>
          <w:t>, and enable the device on your vm:</w:t>
        </w:r>
      </w:moveTo>
    </w:p>
    <w:p w14:paraId="015A968F" w14:textId="77777777" w:rsidR="005C3682" w:rsidRPr="009B2EB3" w:rsidRDefault="005C3682" w:rsidP="005C3682">
      <w:pPr>
        <w:spacing w:after="0"/>
        <w:ind w:firstLine="720"/>
        <w:rPr>
          <w:moveTo w:id="221" w:author="Lawrence King" w:date="2019-11-06T09:08:00Z"/>
          <w:noProof/>
        </w:rPr>
      </w:pPr>
      <w:moveTo w:id="222" w:author="Lawrence King" w:date="2019-11-06T09:08:00Z">
        <w:r>
          <w:rPr>
            <w:noProof/>
          </w:rPr>
          <w:t>Devices -&gt; USB -&gt; ARM DAPLink CMSIS-DAP[0100]</w:t>
        </w:r>
      </w:moveTo>
    </w:p>
    <w:p w14:paraId="0B4E97DC" w14:textId="32B8185D" w:rsidR="005C3682" w:rsidDel="005C3682" w:rsidRDefault="005C3682" w:rsidP="005C3682">
      <w:pPr>
        <w:rPr>
          <w:del w:id="223" w:author="Lawrence King" w:date="2019-11-06T09:08:00Z"/>
          <w:moveTo w:id="224" w:author="Lawrence King" w:date="2019-11-06T09:08:00Z"/>
          <w:rFonts w:cs="Calibri"/>
        </w:rPr>
      </w:pPr>
    </w:p>
    <w:moveToRangeEnd w:id="219"/>
    <w:p w14:paraId="2EF40C27" w14:textId="77777777" w:rsidR="00353A5A" w:rsidRDefault="00353A5A" w:rsidP="009A3596">
      <w:pPr>
        <w:spacing w:after="0"/>
        <w:ind w:left="360"/>
        <w:rPr>
          <w:rFonts w:ascii="Consolas" w:hAnsi="Consolas"/>
        </w:rPr>
      </w:pPr>
    </w:p>
    <w:bookmarkEnd w:id="132"/>
    <w:p w14:paraId="6382F49B" w14:textId="77777777" w:rsidR="00D873A3" w:rsidRDefault="00D873A3" w:rsidP="00DB0A31">
      <w:pPr>
        <w:spacing w:after="0"/>
        <w:rPr>
          <w:noProof/>
        </w:rPr>
      </w:pPr>
      <w:r w:rsidRPr="00D873A3">
        <w:rPr>
          <w:noProof/>
        </w:rPr>
        <w:t>At this</w:t>
      </w:r>
      <w:r>
        <w:rPr>
          <w:noProof/>
        </w:rPr>
        <w:t xml:space="preserve"> point you will </w:t>
      </w:r>
      <w:r w:rsidR="00C837A8">
        <w:rPr>
          <w:noProof/>
        </w:rPr>
        <w:t xml:space="preserve">have </w:t>
      </w:r>
      <w:r>
        <w:rPr>
          <w:noProof/>
        </w:rPr>
        <w:t>cloned zephyr</w:t>
      </w:r>
      <w:r w:rsidR="006C32A1">
        <w:rPr>
          <w:noProof/>
        </w:rPr>
        <w:t xml:space="preserve"> into </w:t>
      </w:r>
      <w:r w:rsidR="00C837A8">
        <w:rPr>
          <w:noProof/>
        </w:rPr>
        <w:t>the</w:t>
      </w:r>
      <w:r w:rsidR="006C32A1">
        <w:rPr>
          <w:noProof/>
        </w:rPr>
        <w:t xml:space="preserve"> zephyr</w:t>
      </w:r>
      <w:r w:rsidR="00C837A8">
        <w:rPr>
          <w:noProof/>
        </w:rPr>
        <w:t>project</w:t>
      </w:r>
      <w:r w:rsidR="006C32A1">
        <w:rPr>
          <w:noProof/>
        </w:rPr>
        <w:t xml:space="preserve"> directory</w:t>
      </w:r>
      <w:r>
        <w:rPr>
          <w:noProof/>
        </w:rPr>
        <w:t xml:space="preserve">, </w:t>
      </w:r>
      <w:r w:rsidR="0015306B">
        <w:rPr>
          <w:noProof/>
        </w:rPr>
        <w:t>now clone</w:t>
      </w:r>
      <w:r>
        <w:rPr>
          <w:noProof/>
        </w:rPr>
        <w:t xml:space="preserve"> the rc-demo repository into a directory called rc-demo and you </w:t>
      </w:r>
      <w:r w:rsidR="0015306B">
        <w:rPr>
          <w:noProof/>
        </w:rPr>
        <w:t>will be</w:t>
      </w:r>
      <w:r>
        <w:rPr>
          <w:noProof/>
        </w:rPr>
        <w:t xml:space="preserve"> ready to </w:t>
      </w:r>
      <w:r w:rsidR="00212F70">
        <w:rPr>
          <w:noProof/>
        </w:rPr>
        <w:t>build code and load it onto the board</w:t>
      </w:r>
      <w:r>
        <w:rPr>
          <w:noProof/>
        </w:rPr>
        <w:t>.</w:t>
      </w:r>
    </w:p>
    <w:p w14:paraId="31EEC03E" w14:textId="428C527F" w:rsidR="0015306B" w:rsidDel="005C3682" w:rsidRDefault="0015306B" w:rsidP="00DB0A31">
      <w:pPr>
        <w:spacing w:after="0"/>
        <w:ind w:left="720"/>
        <w:rPr>
          <w:del w:id="225" w:author="Lawrence King" w:date="2019-11-06T09:07:00Z"/>
          <w:rFonts w:ascii="Consolas" w:hAnsi="Consolas"/>
          <w:noProof/>
        </w:rPr>
      </w:pPr>
      <w:del w:id="226" w:author="Lawrence King" w:date="2019-11-06T09:07:00Z">
        <w:r w:rsidDel="005C3682">
          <w:rPr>
            <w:rFonts w:ascii="Consolas" w:hAnsi="Consolas"/>
            <w:noProof/>
          </w:rPr>
          <w:delText>g</w:delText>
        </w:r>
        <w:r w:rsidRPr="0015306B" w:rsidDel="005C3682">
          <w:rPr>
            <w:rFonts w:ascii="Consolas" w:hAnsi="Consolas"/>
            <w:noProof/>
          </w:rPr>
          <w:delText xml:space="preserve">it clone </w:delText>
        </w:r>
        <w:r w:rsidR="009B2EB3" w:rsidDel="005C3682">
          <w:rPr>
            <w:rFonts w:ascii="Consolas" w:hAnsi="Consolas"/>
            <w:noProof/>
          </w:rPr>
          <w:delText>https:</w:delText>
        </w:r>
        <w:r w:rsidRPr="0015306B" w:rsidDel="005C3682">
          <w:rPr>
            <w:rFonts w:ascii="Consolas" w:hAnsi="Consolas"/>
            <w:noProof/>
          </w:rPr>
          <w:delText>//gitlab.ott.dev.intra/integration/rc-demo</w:delText>
        </w:r>
      </w:del>
    </w:p>
    <w:p w14:paraId="2F51CD83" w14:textId="615CBAC7" w:rsidR="00212F70" w:rsidRDefault="0015306B" w:rsidP="00DB0A31">
      <w:pPr>
        <w:spacing w:after="0"/>
        <w:ind w:left="720"/>
        <w:rPr>
          <w:rFonts w:ascii="Consolas" w:hAnsi="Consolas"/>
          <w:noProof/>
        </w:rPr>
      </w:pPr>
      <w:r>
        <w:rPr>
          <w:rFonts w:ascii="Consolas" w:hAnsi="Consolas"/>
          <w:noProof/>
        </w:rPr>
        <w:t>c</w:t>
      </w:r>
      <w:r w:rsidR="00212F70">
        <w:rPr>
          <w:rFonts w:ascii="Consolas" w:hAnsi="Consolas"/>
          <w:noProof/>
        </w:rPr>
        <w:t xml:space="preserve">d </w:t>
      </w:r>
      <w:del w:id="227" w:author="Lawrence King" w:date="2019-11-06T09:07:00Z">
        <w:r w:rsidR="00212F70" w:rsidDel="005C3682">
          <w:rPr>
            <w:rFonts w:ascii="Consolas" w:hAnsi="Consolas"/>
            <w:noProof/>
          </w:rPr>
          <w:delText>rc-demo/</w:delText>
        </w:r>
        <w:r w:rsidR="00964DA9" w:rsidDel="005C3682">
          <w:rPr>
            <w:rFonts w:ascii="Consolas" w:hAnsi="Consolas"/>
            <w:noProof/>
          </w:rPr>
          <w:delText>nrf_blinky</w:delText>
        </w:r>
      </w:del>
      <w:ins w:id="228" w:author="Lawrence King" w:date="2019-11-06T09:07:00Z">
        <w:r w:rsidR="005C3682">
          <w:rPr>
            <w:rFonts w:ascii="Consolas" w:hAnsi="Consolas"/>
            <w:noProof/>
          </w:rPr>
          <w:t>zepht</w:t>
        </w:r>
      </w:ins>
      <w:ins w:id="229" w:author="Lawrence King" w:date="2019-11-06T09:08:00Z">
        <w:r w:rsidR="005C3682">
          <w:rPr>
            <w:rFonts w:ascii="Consolas" w:hAnsi="Consolas"/>
            <w:noProof/>
          </w:rPr>
          <w:t>rproject/zephyr</w:t>
        </w:r>
      </w:ins>
    </w:p>
    <w:p w14:paraId="7045DCE6" w14:textId="2C89980A" w:rsidR="00212F70" w:rsidRDefault="00212F70" w:rsidP="00DB0A31">
      <w:pPr>
        <w:spacing w:after="0"/>
        <w:ind w:left="720"/>
        <w:rPr>
          <w:ins w:id="230" w:author="Lawrence King" w:date="2019-11-06T09:08:00Z"/>
          <w:rFonts w:ascii="Consolas" w:hAnsi="Consolas"/>
          <w:noProof/>
        </w:rPr>
      </w:pPr>
      <w:r>
        <w:rPr>
          <w:rFonts w:ascii="Consolas" w:hAnsi="Consolas"/>
          <w:noProof/>
        </w:rPr>
        <w:t>west build</w:t>
      </w:r>
      <w:ins w:id="231" w:author="Lawrence King" w:date="2019-11-06T09:08:00Z">
        <w:r w:rsidR="005C3682">
          <w:rPr>
            <w:rFonts w:ascii="Consolas" w:hAnsi="Consolas"/>
            <w:noProof/>
          </w:rPr>
          <w:t xml:space="preserve"> -b </w:t>
        </w:r>
        <w:r w:rsidR="005C3682" w:rsidRPr="005C3682">
          <w:rPr>
            <w:rFonts w:ascii="Consolas" w:hAnsi="Consolas"/>
            <w:noProof/>
            <w:highlight w:val="yellow"/>
            <w:rPrChange w:id="232" w:author="Lawrence King" w:date="2019-11-06T09:09:00Z">
              <w:rPr>
                <w:rFonts w:ascii="Consolas" w:hAnsi="Consolas"/>
                <w:noProof/>
              </w:rPr>
            </w:rPrChange>
          </w:rPr>
          <w:t>frdm_kl25z</w:t>
        </w:r>
        <w:r w:rsidR="005C3682">
          <w:rPr>
            <w:rFonts w:ascii="Consolas" w:hAnsi="Consolas"/>
            <w:noProof/>
          </w:rPr>
          <w:t xml:space="preserve"> samples/basic/blinky</w:t>
        </w:r>
      </w:ins>
    </w:p>
    <w:p w14:paraId="359A8B54" w14:textId="35ED7D21" w:rsidR="005C3682" w:rsidRDefault="005C3682">
      <w:pPr>
        <w:spacing w:after="0"/>
        <w:rPr>
          <w:rFonts w:ascii="Consolas" w:hAnsi="Consolas"/>
          <w:noProof/>
        </w:rPr>
        <w:pPrChange w:id="233" w:author="Lawrence King" w:date="2019-11-06T09:08:00Z">
          <w:pPr>
            <w:spacing w:after="0"/>
            <w:ind w:left="720"/>
          </w:pPr>
        </w:pPrChange>
      </w:pPr>
      <w:ins w:id="234" w:author="Lawrence King" w:date="2019-11-06T09:09:00Z">
        <w:r>
          <w:rPr>
            <w:rFonts w:ascii="Consolas" w:hAnsi="Consolas"/>
            <w:noProof/>
          </w:rPr>
          <w:tab/>
          <w:t>west flash</w:t>
        </w:r>
      </w:ins>
    </w:p>
    <w:p w14:paraId="43385A3E" w14:textId="159454B4" w:rsidR="0067641B" w:rsidRDefault="0067641B" w:rsidP="0067641B">
      <w:pPr>
        <w:spacing w:after="0"/>
        <w:rPr>
          <w:ins w:id="235" w:author="Lawrence King" w:date="2019-11-06T09:09:00Z"/>
          <w:noProof/>
        </w:rPr>
      </w:pPr>
    </w:p>
    <w:p w14:paraId="05011521" w14:textId="6DF888FD" w:rsidR="005C3682" w:rsidDel="006D0139" w:rsidRDefault="005C3682">
      <w:pPr>
        <w:spacing w:after="0"/>
        <w:rPr>
          <w:del w:id="236" w:author="Lawrence King" w:date="2019-11-06T09:10:00Z"/>
          <w:noProof/>
        </w:rPr>
      </w:pPr>
      <w:ins w:id="237" w:author="Lawrence King" w:date="2019-11-06T09:09:00Z">
        <w:r>
          <w:rPr>
            <w:noProof/>
          </w:rPr>
          <w:t xml:space="preserve">The board type can be one of 150 different possible boards. </w:t>
        </w:r>
      </w:ins>
      <w:ins w:id="238" w:author="Lawrence King" w:date="2019-11-06T09:10:00Z">
        <w:r w:rsidR="006D0139">
          <w:rPr>
            <w:noProof/>
          </w:rPr>
          <w:t>‘</w:t>
        </w:r>
        <w:r w:rsidR="006D0139" w:rsidRPr="006D0139">
          <w:rPr>
            <w:rFonts w:ascii="Consolas" w:hAnsi="Consolas"/>
            <w:noProof/>
            <w:rPrChange w:id="239" w:author="Lawrence King" w:date="2019-11-06T09:10:00Z">
              <w:rPr>
                <w:noProof/>
              </w:rPr>
            </w:rPrChange>
          </w:rPr>
          <w:t>west boards</w:t>
        </w:r>
        <w:r w:rsidR="006D0139">
          <w:rPr>
            <w:noProof/>
          </w:rPr>
          <w:t xml:space="preserve">’ will list the available boards </w:t>
        </w:r>
      </w:ins>
    </w:p>
    <w:p w14:paraId="63EACB92" w14:textId="4C954AD6" w:rsidR="0067641B" w:rsidDel="006D0139" w:rsidRDefault="0067641B">
      <w:pPr>
        <w:spacing w:after="0"/>
        <w:rPr>
          <w:del w:id="240" w:author="Lawrence King" w:date="2019-11-06T09:10:00Z"/>
          <w:moveFrom w:id="241" w:author="Lawrence King" w:date="2019-11-06T09:08:00Z"/>
          <w:noProof/>
        </w:rPr>
      </w:pPr>
      <w:moveFromRangeStart w:id="242" w:author="Lawrence King" w:date="2019-11-06T09:08:00Z" w:name="move23923751"/>
      <w:moveFrom w:id="243" w:author="Lawrence King" w:date="2019-11-06T09:08:00Z">
        <w:del w:id="244" w:author="Lawrence King" w:date="2019-11-06T09:10:00Z">
          <w:r w:rsidDel="006D0139">
            <w:rPr>
              <w:noProof/>
            </w:rPr>
            <w:delText>Connect</w:delText>
          </w:r>
          <w:r w:rsidRPr="009B2EB3" w:rsidDel="006D0139">
            <w:rPr>
              <w:noProof/>
            </w:rPr>
            <w:delText xml:space="preserve"> your</w:delText>
          </w:r>
          <w:r w:rsidDel="006D0139">
            <w:rPr>
              <w:noProof/>
            </w:rPr>
            <w:delText xml:space="preserve"> hardware </w:delText>
          </w:r>
          <w:r w:rsidRPr="009B2EB3" w:rsidDel="006D0139">
            <w:rPr>
              <w:noProof/>
            </w:rPr>
            <w:delText>to your VM with the supplied USB-C cable</w:delText>
          </w:r>
          <w:r w:rsidDel="006D0139">
            <w:rPr>
              <w:noProof/>
            </w:rPr>
            <w:delText>, and enable the device on your vm:</w:delText>
          </w:r>
        </w:del>
      </w:moveFrom>
    </w:p>
    <w:p w14:paraId="41909215" w14:textId="3301CC62" w:rsidR="0067641B" w:rsidRPr="009B2EB3" w:rsidDel="006D0139" w:rsidRDefault="0067641B">
      <w:pPr>
        <w:spacing w:after="0"/>
        <w:rPr>
          <w:del w:id="245" w:author="Lawrence King" w:date="2019-11-06T09:10:00Z"/>
          <w:moveFrom w:id="246" w:author="Lawrence King" w:date="2019-11-06T09:08:00Z"/>
          <w:noProof/>
        </w:rPr>
        <w:pPrChange w:id="247" w:author="Lawrence King" w:date="2019-11-06T09:10:00Z">
          <w:pPr>
            <w:spacing w:after="0"/>
            <w:ind w:firstLine="720"/>
          </w:pPr>
        </w:pPrChange>
      </w:pPr>
      <w:moveFrom w:id="248" w:author="Lawrence King" w:date="2019-11-06T09:08:00Z">
        <w:del w:id="249" w:author="Lawrence King" w:date="2019-11-06T09:10:00Z">
          <w:r w:rsidDel="006D0139">
            <w:rPr>
              <w:noProof/>
            </w:rPr>
            <w:delText>Devices -&gt; USB -&gt; ARM DAPLink CMSIS-DAP[0100]</w:delText>
          </w:r>
        </w:del>
      </w:moveFrom>
    </w:p>
    <w:p w14:paraId="6240F4A3" w14:textId="670A8957" w:rsidR="0067641B" w:rsidDel="006D0139" w:rsidRDefault="0067641B">
      <w:pPr>
        <w:spacing w:after="0"/>
        <w:rPr>
          <w:del w:id="250" w:author="Lawrence King" w:date="2019-11-06T09:10:00Z"/>
          <w:moveFrom w:id="251" w:author="Lawrence King" w:date="2019-11-06T09:08:00Z"/>
          <w:rFonts w:cs="Calibri"/>
        </w:rPr>
        <w:pPrChange w:id="252" w:author="Lawrence King" w:date="2019-11-06T09:10:00Z">
          <w:pPr/>
        </w:pPrChange>
      </w:pPr>
    </w:p>
    <w:moveFromRangeEnd w:id="242"/>
    <w:p w14:paraId="70F5F637" w14:textId="29B818B4" w:rsidR="0067641B" w:rsidRPr="0067641B" w:rsidDel="006D0139" w:rsidRDefault="0067641B">
      <w:pPr>
        <w:spacing w:after="0"/>
        <w:rPr>
          <w:del w:id="253" w:author="Lawrence King" w:date="2019-11-06T09:10:00Z"/>
          <w:rFonts w:cs="Calibri"/>
        </w:rPr>
        <w:pPrChange w:id="254" w:author="Lawrence King" w:date="2019-11-06T09:10:00Z">
          <w:pPr/>
        </w:pPrChange>
      </w:pPr>
      <w:del w:id="255" w:author="Lawrence King" w:date="2019-11-06T09:10:00Z">
        <w:r w:rsidRPr="0067641B" w:rsidDel="006D0139">
          <w:rPr>
            <w:rFonts w:cs="Calibri"/>
          </w:rPr>
          <w:delText>Connect to the serial port on the MDK board so we can see what is happening during the board boot phases</w:delText>
        </w:r>
      </w:del>
    </w:p>
    <w:p w14:paraId="26F3967D" w14:textId="50EC07E1" w:rsidR="0067641B" w:rsidDel="006D0139" w:rsidRDefault="0067641B">
      <w:pPr>
        <w:spacing w:after="0"/>
        <w:rPr>
          <w:del w:id="256" w:author="Lawrence King" w:date="2019-11-06T09:10:00Z"/>
          <w:rFonts w:ascii="Consolas" w:hAnsi="Consolas"/>
        </w:rPr>
      </w:pPr>
      <w:del w:id="257" w:author="Lawrence King" w:date="2019-11-06T09:10:00Z">
        <w:r w:rsidDel="006D0139">
          <w:rPr>
            <w:rFonts w:ascii="Consolas" w:hAnsi="Consolas"/>
          </w:rPr>
          <w:tab/>
        </w:r>
        <w:r w:rsidRPr="007502C4" w:rsidDel="006D0139">
          <w:rPr>
            <w:rFonts w:ascii="Consolas" w:hAnsi="Consolas"/>
          </w:rPr>
          <w:delText>sudo adduser lawrence dialout</w:delText>
        </w:r>
        <w:r w:rsidDel="006D0139">
          <w:rPr>
            <w:rFonts w:ascii="Consolas" w:hAnsi="Consolas"/>
          </w:rPr>
          <w:delText xml:space="preserve"> #only needs to be done once, </w:delText>
        </w:r>
      </w:del>
    </w:p>
    <w:p w14:paraId="69E112A6" w14:textId="6B3AC6F7" w:rsidR="0067641B" w:rsidDel="006D0139" w:rsidRDefault="0067641B">
      <w:pPr>
        <w:spacing w:after="0"/>
        <w:rPr>
          <w:del w:id="258" w:author="Lawrence King" w:date="2019-11-06T09:10:00Z"/>
          <w:rFonts w:ascii="Consolas" w:hAnsi="Consolas"/>
        </w:rPr>
        <w:pPrChange w:id="259" w:author="Lawrence King" w:date="2019-11-06T09:10:00Z">
          <w:pPr>
            <w:spacing w:after="0"/>
            <w:ind w:left="3600" w:firstLine="720"/>
          </w:pPr>
        </w:pPrChange>
      </w:pPr>
      <w:del w:id="260" w:author="Lawrence King" w:date="2019-11-06T09:10:00Z">
        <w:r w:rsidDel="006D0139">
          <w:rPr>
            <w:rFonts w:ascii="Consolas" w:hAnsi="Consolas"/>
          </w:rPr>
          <w:delText># change lawrence to your name</w:delText>
        </w:r>
      </w:del>
    </w:p>
    <w:p w14:paraId="7A9550F4" w14:textId="3660C3BF" w:rsidR="0067641B" w:rsidDel="006D0139" w:rsidRDefault="0067641B">
      <w:pPr>
        <w:spacing w:after="0"/>
        <w:rPr>
          <w:del w:id="261" w:author="Lawrence King" w:date="2019-11-06T09:10:00Z"/>
          <w:rFonts w:ascii="Consolas" w:hAnsi="Consolas"/>
        </w:rPr>
      </w:pPr>
      <w:del w:id="262" w:author="Lawrence King" w:date="2019-11-06T09:10:00Z">
        <w:r w:rsidDel="006D0139">
          <w:rPr>
            <w:rFonts w:ascii="Consolas" w:hAnsi="Consolas"/>
          </w:rPr>
          <w:tab/>
          <w:delText>sudo apt-get install cu</w:delText>
        </w:r>
      </w:del>
    </w:p>
    <w:p w14:paraId="4D4F9AFF" w14:textId="20EC853C" w:rsidR="0067641B" w:rsidRPr="00140A66" w:rsidDel="006D0139" w:rsidRDefault="0067641B">
      <w:pPr>
        <w:spacing w:after="0"/>
        <w:rPr>
          <w:del w:id="263" w:author="Lawrence King" w:date="2019-11-06T09:10:00Z"/>
          <w:rFonts w:ascii="Consolas" w:hAnsi="Consolas"/>
        </w:rPr>
        <w:pPrChange w:id="264" w:author="Lawrence King" w:date="2019-11-06T09:10:00Z">
          <w:pPr>
            <w:ind w:firstLine="720"/>
          </w:pPr>
        </w:pPrChange>
      </w:pPr>
      <w:del w:id="265" w:author="Lawrence King" w:date="2019-11-06T09:10:00Z">
        <w:r w:rsidDel="006D0139">
          <w:rPr>
            <w:rFonts w:ascii="Consolas" w:hAnsi="Consolas"/>
          </w:rPr>
          <w:delText>c</w:delText>
        </w:r>
        <w:r w:rsidRPr="001E2B3A" w:rsidDel="006D0139">
          <w:rPr>
            <w:rFonts w:ascii="Consolas" w:hAnsi="Consolas"/>
          </w:rPr>
          <w:delText>u -l /dev/ttyACM0 -s 115200</w:delText>
        </w:r>
        <w:r w:rsidDel="006D0139">
          <w:rPr>
            <w:rFonts w:ascii="Consolas" w:hAnsi="Consolas"/>
          </w:rPr>
          <w:tab/>
          <w:delText># use ~!&lt;cr&gt; to exit from cu</w:delText>
        </w:r>
      </w:del>
    </w:p>
    <w:p w14:paraId="01FA1A4F" w14:textId="2CC00366" w:rsidR="00DB0A31" w:rsidDel="006D0139" w:rsidRDefault="00DB0A31">
      <w:pPr>
        <w:spacing w:after="0"/>
        <w:rPr>
          <w:del w:id="266" w:author="Lawrence King" w:date="2019-11-06T09:10:00Z"/>
          <w:rFonts w:ascii="Consolas" w:hAnsi="Consolas"/>
          <w:noProof/>
        </w:rPr>
        <w:pPrChange w:id="267" w:author="Lawrence King" w:date="2019-11-06T09:10:00Z">
          <w:pPr>
            <w:spacing w:after="0"/>
            <w:ind w:left="720"/>
          </w:pPr>
        </w:pPrChange>
      </w:pPr>
    </w:p>
    <w:p w14:paraId="72CFEADD" w14:textId="409E3832" w:rsidR="00ED28A5" w:rsidDel="006D0139" w:rsidRDefault="00ED28A5">
      <w:pPr>
        <w:spacing w:after="0"/>
        <w:rPr>
          <w:del w:id="268" w:author="Lawrence King" w:date="2019-11-06T09:10:00Z"/>
          <w:noProof/>
        </w:rPr>
        <w:pPrChange w:id="269" w:author="Lawrence King" w:date="2019-11-06T09:10:00Z">
          <w:pPr>
            <w:spacing w:after="0"/>
            <w:ind w:left="720"/>
          </w:pPr>
        </w:pPrChange>
      </w:pPr>
      <w:del w:id="270" w:author="Lawrence King" w:date="2019-11-06T09:10:00Z">
        <w:r w:rsidDel="006D0139">
          <w:rPr>
            <w:rFonts w:ascii="Consolas" w:hAnsi="Consolas"/>
            <w:noProof/>
          </w:rPr>
          <w:delText>west flash</w:delText>
        </w:r>
      </w:del>
    </w:p>
    <w:p w14:paraId="2D7219E6" w14:textId="5C5B6368" w:rsidR="00212F70" w:rsidDel="006D0139" w:rsidRDefault="005D2F90">
      <w:pPr>
        <w:spacing w:after="0"/>
        <w:rPr>
          <w:del w:id="271" w:author="Lawrence King" w:date="2019-11-06T09:10:00Z"/>
          <w:noProof/>
        </w:rPr>
        <w:pPrChange w:id="272" w:author="Lawrence King" w:date="2019-11-06T09:10:00Z">
          <w:pPr>
            <w:spacing w:after="0"/>
            <w:ind w:left="720"/>
          </w:pPr>
        </w:pPrChange>
      </w:pPr>
      <w:del w:id="273" w:author="Lawrence King" w:date="2019-11-06T09:10:00Z">
        <w:r w:rsidDel="006D0139">
          <w:rPr>
            <w:rFonts w:ascii="Consolas" w:hAnsi="Consolas"/>
            <w:noProof/>
          </w:rPr>
          <w:delText xml:space="preserve"># </w:delText>
        </w:r>
        <w:r w:rsidR="00ED28A5" w:rsidRPr="00C837A8" w:rsidDel="006D0139">
          <w:rPr>
            <w:rFonts w:ascii="Consolas" w:hAnsi="Consolas"/>
            <w:noProof/>
          </w:rPr>
          <w:delText>pyocd flash -t nrf52840  assets/82841136.hex</w:delText>
        </w:r>
      </w:del>
    </w:p>
    <w:p w14:paraId="0D584F78" w14:textId="39016366" w:rsidR="00ED28A5" w:rsidDel="006D0139" w:rsidRDefault="00ED28A5">
      <w:pPr>
        <w:spacing w:after="0"/>
        <w:rPr>
          <w:del w:id="274" w:author="Lawrence King" w:date="2019-11-06T09:10:00Z"/>
          <w:noProof/>
        </w:rPr>
        <w:pPrChange w:id="275" w:author="Lawrence King" w:date="2019-11-06T09:10:00Z">
          <w:pPr>
            <w:spacing w:after="0"/>
            <w:ind w:left="360"/>
          </w:pPr>
        </w:pPrChange>
      </w:pPr>
    </w:p>
    <w:p w14:paraId="0FED69F1" w14:textId="054F1900" w:rsidR="00212F70" w:rsidRPr="00D873A3" w:rsidDel="006D0139" w:rsidRDefault="00212F70">
      <w:pPr>
        <w:spacing w:after="0"/>
        <w:rPr>
          <w:del w:id="276" w:author="Lawrence King" w:date="2019-11-06T09:10:00Z"/>
          <w:noProof/>
        </w:rPr>
      </w:pPr>
    </w:p>
    <w:p w14:paraId="2205F0A2" w14:textId="467EB96A" w:rsidR="00803604" w:rsidDel="006D0139" w:rsidRDefault="00803604">
      <w:pPr>
        <w:spacing w:after="0"/>
        <w:rPr>
          <w:del w:id="277" w:author="Lawrence King" w:date="2019-11-06T09:10:00Z"/>
          <w:noProof/>
        </w:rPr>
        <w:pPrChange w:id="278" w:author="Lawrence King" w:date="2019-11-06T09:10:00Z">
          <w:pPr/>
        </w:pPrChange>
      </w:pPr>
    </w:p>
    <w:p w14:paraId="58ED4586" w14:textId="069BFBFE" w:rsidR="00803604" w:rsidDel="006D0139" w:rsidRDefault="00803604">
      <w:pPr>
        <w:spacing w:after="0"/>
        <w:rPr>
          <w:del w:id="279" w:author="Lawrence King" w:date="2019-11-06T09:10:00Z"/>
          <w:noProof/>
        </w:rPr>
        <w:pPrChange w:id="280" w:author="Lawrence King" w:date="2019-11-06T09:10:00Z">
          <w:pPr/>
        </w:pPrChange>
      </w:pPr>
    </w:p>
    <w:p w14:paraId="21911B3F" w14:textId="291EE2A4" w:rsidR="00803604" w:rsidDel="006D0139" w:rsidRDefault="00803604">
      <w:pPr>
        <w:spacing w:after="0"/>
        <w:rPr>
          <w:del w:id="281" w:author="Lawrence King" w:date="2019-11-06T09:10:00Z"/>
        </w:rPr>
        <w:pPrChange w:id="282" w:author="Lawrence King" w:date="2019-11-06T09:10:00Z">
          <w:pPr/>
        </w:pPrChange>
      </w:pPr>
    </w:p>
    <w:p w14:paraId="56CEF323" w14:textId="14675BCA" w:rsidR="00455988" w:rsidDel="006D0139" w:rsidRDefault="000874AA">
      <w:pPr>
        <w:spacing w:after="0"/>
        <w:rPr>
          <w:del w:id="283" w:author="Lawrence King" w:date="2019-11-06T09:10:00Z"/>
        </w:rPr>
        <w:pPrChange w:id="284" w:author="Lawrence King" w:date="2019-11-06T09:10:00Z">
          <w:pPr>
            <w:pStyle w:val="Heading1"/>
          </w:pPr>
        </w:pPrChange>
      </w:pPr>
      <w:del w:id="285" w:author="Lawrence King" w:date="2019-11-06T09:10:00Z">
        <w:r w:rsidDel="006D0139">
          <w:br w:type="page"/>
        </w:r>
        <w:bookmarkStart w:id="286" w:name="_Toc21022939"/>
        <w:bookmarkStart w:id="287" w:name="_Toc21021743"/>
        <w:r w:rsidDel="006D0139">
          <w:delText>Setting up Device Firmware Update (DFU)</w:delText>
        </w:r>
        <w:bookmarkEnd w:id="286"/>
        <w:bookmarkEnd w:id="287"/>
      </w:del>
    </w:p>
    <w:p w14:paraId="5C5268D8" w14:textId="5C391CB0" w:rsidR="005D20AA" w:rsidDel="006D0139" w:rsidRDefault="005D20AA">
      <w:pPr>
        <w:spacing w:after="0"/>
        <w:rPr>
          <w:del w:id="288" w:author="Lawrence King" w:date="2019-11-06T09:10:00Z"/>
        </w:rPr>
        <w:pPrChange w:id="289" w:author="Lawrence King" w:date="2019-11-06T09:10:00Z">
          <w:pPr/>
        </w:pPrChange>
      </w:pPr>
    </w:p>
    <w:p w14:paraId="608D0C38" w14:textId="10A15B45" w:rsidR="003B3A5E" w:rsidRPr="00C907A5" w:rsidDel="006D0139" w:rsidRDefault="003B3A5E">
      <w:pPr>
        <w:spacing w:after="0"/>
        <w:rPr>
          <w:del w:id="290" w:author="Lawrence King" w:date="2019-11-06T09:10:00Z"/>
          <w:rFonts w:cs="Calibri"/>
        </w:rPr>
      </w:pPr>
      <w:bookmarkStart w:id="291" w:name="_Hlk16079931"/>
      <w:del w:id="292" w:author="Lawrence King" w:date="2019-11-06T09:10:00Z">
        <w:r w:rsidRPr="00C907A5" w:rsidDel="006D0139">
          <w:rPr>
            <w:rFonts w:cs="Calibri"/>
          </w:rPr>
          <w:delText>You need to use the imgtool distributed as part of mcuboot</w:delText>
        </w:r>
      </w:del>
    </w:p>
    <w:p w14:paraId="1E1AB3D0" w14:textId="562C4FFB" w:rsidR="003B3A5E" w:rsidDel="006D0139" w:rsidRDefault="003B3A5E">
      <w:pPr>
        <w:spacing w:after="0"/>
        <w:rPr>
          <w:del w:id="293" w:author="Lawrence King" w:date="2019-11-06T09:10:00Z"/>
          <w:rFonts w:ascii="Consolas" w:hAnsi="Consolas"/>
        </w:rPr>
      </w:pPr>
      <w:del w:id="294" w:author="Lawrence King" w:date="2019-11-06T09:10:00Z">
        <w:r w:rsidDel="006D0139">
          <w:rPr>
            <w:rFonts w:ascii="Consolas" w:hAnsi="Consolas"/>
          </w:rPr>
          <w:tab/>
        </w:r>
        <w:r w:rsidR="001C5EF8" w:rsidDel="006D0139">
          <w:rPr>
            <w:rFonts w:ascii="Consolas" w:hAnsi="Consolas"/>
          </w:rPr>
          <w:delText>c</w:delText>
        </w:r>
        <w:r w:rsidDel="006D0139">
          <w:rPr>
            <w:rFonts w:ascii="Consolas" w:hAnsi="Consolas"/>
          </w:rPr>
          <w:delText xml:space="preserve">d </w:delText>
        </w:r>
        <w:r w:rsidR="001C5EF8" w:rsidDel="006D0139">
          <w:rPr>
            <w:rFonts w:ascii="Consolas" w:hAnsi="Consolas"/>
          </w:rPr>
          <w:delText>~/rc</w:delText>
        </w:r>
        <w:r w:rsidR="0067641B" w:rsidDel="006D0139">
          <w:rPr>
            <w:rFonts w:ascii="Consolas" w:hAnsi="Consolas"/>
          </w:rPr>
          <w:delText>-</w:delText>
        </w:r>
        <w:r w:rsidR="001C5EF8" w:rsidDel="006D0139">
          <w:rPr>
            <w:rFonts w:ascii="Consolas" w:hAnsi="Consolas"/>
          </w:rPr>
          <w:delText>demo/mcuboot/scripts</w:delText>
        </w:r>
      </w:del>
    </w:p>
    <w:p w14:paraId="0170E285" w14:textId="4B047006" w:rsidR="001C5EF8" w:rsidDel="006D0139" w:rsidRDefault="001C5EF8">
      <w:pPr>
        <w:spacing w:after="0"/>
        <w:rPr>
          <w:del w:id="295" w:author="Lawrence King" w:date="2019-11-06T09:10:00Z"/>
          <w:rFonts w:ascii="Consolas" w:hAnsi="Consolas"/>
        </w:rPr>
        <w:pPrChange w:id="296" w:author="Lawrence King" w:date="2019-11-06T09:10:00Z">
          <w:pPr/>
        </w:pPrChange>
      </w:pPr>
      <w:del w:id="297" w:author="Lawrence King" w:date="2019-11-06T09:10:00Z">
        <w:r w:rsidDel="006D0139">
          <w:rPr>
            <w:rFonts w:ascii="Consolas" w:hAnsi="Consolas"/>
          </w:rPr>
          <w:tab/>
          <w:delText>pip3 install --user .</w:delText>
        </w:r>
      </w:del>
    </w:p>
    <w:bookmarkEnd w:id="291"/>
    <w:p w14:paraId="62AEC562" w14:textId="0442BAB6" w:rsidR="005B4E6D" w:rsidRPr="00C907A5" w:rsidDel="006D0139" w:rsidRDefault="00B91266">
      <w:pPr>
        <w:spacing w:after="0"/>
        <w:rPr>
          <w:del w:id="298" w:author="Lawrence King" w:date="2019-11-06T09:10:00Z"/>
          <w:rFonts w:cs="Calibri"/>
        </w:rPr>
      </w:pPr>
      <w:del w:id="299" w:author="Lawrence King" w:date="2019-11-06T09:10:00Z">
        <w:r w:rsidRPr="00C907A5" w:rsidDel="006D0139">
          <w:rPr>
            <w:rFonts w:cs="Calibri"/>
          </w:rPr>
          <w:delText xml:space="preserve">Connect to the serial port on the MDK board so we can see what is happening during </w:delText>
        </w:r>
        <w:r w:rsidR="007502C4" w:rsidRPr="00C907A5" w:rsidDel="006D0139">
          <w:rPr>
            <w:rFonts w:cs="Calibri"/>
          </w:rPr>
          <w:delText xml:space="preserve">the board </w:delText>
        </w:r>
        <w:r w:rsidRPr="00C907A5" w:rsidDel="006D0139">
          <w:rPr>
            <w:rFonts w:cs="Calibri"/>
          </w:rPr>
          <w:delText>boot p</w:delText>
        </w:r>
        <w:r w:rsidR="001E2B3A" w:rsidRPr="00C907A5" w:rsidDel="006D0139">
          <w:rPr>
            <w:rFonts w:cs="Calibri"/>
          </w:rPr>
          <w:delText>h</w:delText>
        </w:r>
        <w:r w:rsidRPr="00C907A5" w:rsidDel="006D0139">
          <w:rPr>
            <w:rFonts w:cs="Calibri"/>
          </w:rPr>
          <w:delText>ases</w:delText>
        </w:r>
      </w:del>
    </w:p>
    <w:p w14:paraId="65D71BDD" w14:textId="6E8E2442" w:rsidR="00B91266" w:rsidRPr="00140A66" w:rsidDel="006D0139" w:rsidRDefault="005B4E6D">
      <w:pPr>
        <w:spacing w:after="0"/>
        <w:rPr>
          <w:del w:id="300" w:author="Lawrence King" w:date="2019-11-06T09:10:00Z"/>
          <w:rFonts w:ascii="Consolas" w:hAnsi="Consolas"/>
        </w:rPr>
        <w:pPrChange w:id="301" w:author="Lawrence King" w:date="2019-11-06T09:10:00Z">
          <w:pPr>
            <w:ind w:firstLine="720"/>
          </w:pPr>
        </w:pPrChange>
      </w:pPr>
      <w:del w:id="302" w:author="Lawrence King" w:date="2019-11-06T09:10:00Z">
        <w:r w:rsidDel="006D0139">
          <w:rPr>
            <w:rFonts w:ascii="Consolas" w:hAnsi="Consolas"/>
          </w:rPr>
          <w:delText>c</w:delText>
        </w:r>
        <w:r w:rsidR="001E2B3A" w:rsidRPr="001E2B3A" w:rsidDel="006D0139">
          <w:rPr>
            <w:rFonts w:ascii="Consolas" w:hAnsi="Consolas"/>
          </w:rPr>
          <w:delText>u -l /dev/ttyACM0 -s 115200</w:delText>
        </w:r>
        <w:r w:rsidR="007502C4" w:rsidDel="006D0139">
          <w:rPr>
            <w:rFonts w:ascii="Consolas" w:hAnsi="Consolas"/>
          </w:rPr>
          <w:tab/>
          <w:delText xml:space="preserve"># use ~!&lt;cr&gt; </w:delText>
        </w:r>
        <w:r w:rsidR="00F07251" w:rsidDel="006D0139">
          <w:rPr>
            <w:rFonts w:ascii="Consolas" w:hAnsi="Consolas"/>
          </w:rPr>
          <w:delText>to exit from cu</w:delText>
        </w:r>
      </w:del>
    </w:p>
    <w:p w14:paraId="0854DBBC" w14:textId="405913B9" w:rsidR="000874AA" w:rsidDel="006D0139" w:rsidRDefault="000874AA">
      <w:pPr>
        <w:spacing w:after="0"/>
        <w:rPr>
          <w:del w:id="303" w:author="Lawrence King" w:date="2019-11-06T09:10:00Z"/>
        </w:rPr>
        <w:pPrChange w:id="304" w:author="Lawrence King" w:date="2019-11-06T09:10:00Z">
          <w:pPr/>
        </w:pPrChange>
      </w:pPr>
      <w:del w:id="305" w:author="Lawrence King" w:date="2019-11-06T09:10:00Z">
        <w:r w:rsidDel="006D0139">
          <w:delText xml:space="preserve">Build mcuboot for your board. Mcuboot is the first level bootloader, </w:delText>
        </w:r>
        <w:r w:rsidR="006F7567" w:rsidDel="006D0139">
          <w:delText>i</w:delText>
        </w:r>
        <w:r w:rsidDel="006D0139">
          <w:delText>t validates the image on the board</w:delText>
        </w:r>
        <w:r w:rsidR="006F7567" w:rsidDel="006D0139">
          <w:delText xml:space="preserve"> and starts the image. After this the image itself can download a new image, but mcuboot doesn’t do anything after the downloaded image has started.</w:delText>
        </w:r>
      </w:del>
    </w:p>
    <w:p w14:paraId="3A7E64BC" w14:textId="53C2AF7F" w:rsidR="006F7567" w:rsidDel="006D0139" w:rsidRDefault="006F7567">
      <w:pPr>
        <w:spacing w:after="0"/>
        <w:rPr>
          <w:del w:id="306" w:author="Lawrence King" w:date="2019-11-06T09:10:00Z"/>
          <w:rFonts w:ascii="Consolas" w:hAnsi="Consolas"/>
        </w:rPr>
      </w:pPr>
      <w:del w:id="307" w:author="Lawrence King" w:date="2019-11-06T09:10:00Z">
        <w:r w:rsidRPr="006F7567" w:rsidDel="006D0139">
          <w:rPr>
            <w:rFonts w:ascii="Consolas" w:hAnsi="Consolas"/>
          </w:rPr>
          <w:tab/>
        </w:r>
        <w:r w:rsidDel="006D0139">
          <w:rPr>
            <w:rFonts w:ascii="Consolas" w:hAnsi="Consolas"/>
          </w:rPr>
          <w:delText>cd rc-demo</w:delText>
        </w:r>
      </w:del>
    </w:p>
    <w:p w14:paraId="1DEB44EF" w14:textId="611EA880" w:rsidR="006F7567" w:rsidDel="006D0139" w:rsidRDefault="006F7567">
      <w:pPr>
        <w:spacing w:after="0"/>
        <w:rPr>
          <w:del w:id="308" w:author="Lawrence King" w:date="2019-11-06T09:10:00Z"/>
          <w:rFonts w:ascii="Consolas" w:hAnsi="Consolas"/>
        </w:rPr>
        <w:pPrChange w:id="309" w:author="Lawrence King" w:date="2019-11-06T09:10:00Z">
          <w:pPr>
            <w:spacing w:after="0"/>
            <w:ind w:firstLine="720"/>
          </w:pPr>
        </w:pPrChange>
      </w:pPr>
      <w:del w:id="310" w:author="Lawrence King" w:date="2019-11-06T09:10:00Z">
        <w:r w:rsidDel="006D0139">
          <w:rPr>
            <w:rFonts w:ascii="Consolas" w:hAnsi="Consolas"/>
          </w:rPr>
          <w:delText>g</w:delText>
        </w:r>
        <w:r w:rsidRPr="006F7567" w:rsidDel="006D0139">
          <w:rPr>
            <w:rFonts w:ascii="Consolas" w:hAnsi="Consolas"/>
          </w:rPr>
          <w:delText xml:space="preserve">it clone </w:delText>
        </w:r>
        <w:r w:rsidR="006B052A" w:rsidDel="006D0139">
          <w:fldChar w:fldCharType="begin"/>
        </w:r>
        <w:r w:rsidR="006B052A" w:rsidDel="006D0139">
          <w:delInstrText xml:space="preserve"> HYPERLINK "https://github.com/JuulLabs-OSS/mcuboot.git" </w:delInstrText>
        </w:r>
        <w:r w:rsidR="006B052A" w:rsidDel="006D0139">
          <w:fldChar w:fldCharType="separate"/>
        </w:r>
        <w:r w:rsidRPr="006F7567" w:rsidDel="006D0139">
          <w:rPr>
            <w:rStyle w:val="Hyperlink"/>
            <w:rFonts w:ascii="Consolas" w:hAnsi="Consolas"/>
          </w:rPr>
          <w:delText>https://github.com/JuulLabs-OSS/mcuboot.git</w:delText>
        </w:r>
        <w:r w:rsidR="006B052A" w:rsidDel="006D0139">
          <w:rPr>
            <w:rStyle w:val="Hyperlink"/>
            <w:rFonts w:ascii="Consolas" w:hAnsi="Consolas"/>
          </w:rPr>
          <w:fldChar w:fldCharType="end"/>
        </w:r>
      </w:del>
    </w:p>
    <w:p w14:paraId="65C046FC" w14:textId="703318BA" w:rsidR="006E53A3" w:rsidDel="006D0139" w:rsidRDefault="006E53A3">
      <w:pPr>
        <w:spacing w:after="0"/>
        <w:rPr>
          <w:del w:id="311" w:author="Lawrence King" w:date="2019-11-06T09:10:00Z"/>
          <w:rFonts w:ascii="Consolas" w:hAnsi="Consolas"/>
        </w:rPr>
        <w:pPrChange w:id="312" w:author="Lawrence King" w:date="2019-11-06T09:10:00Z">
          <w:pPr>
            <w:spacing w:after="0"/>
            <w:ind w:firstLine="720"/>
          </w:pPr>
        </w:pPrChange>
      </w:pPr>
    </w:p>
    <w:p w14:paraId="1C701A4D" w14:textId="43B3F016" w:rsidR="00694781" w:rsidRPr="00694781" w:rsidDel="006D0139" w:rsidRDefault="00694781">
      <w:pPr>
        <w:spacing w:after="0"/>
        <w:rPr>
          <w:del w:id="313" w:author="Lawrence King" w:date="2019-11-06T09:10:00Z"/>
          <w:rFonts w:cs="Calibri"/>
        </w:rPr>
      </w:pPr>
      <w:del w:id="314" w:author="Lawrence King" w:date="2019-11-06T09:10:00Z">
        <w:r w:rsidRPr="00694781" w:rsidDel="006D0139">
          <w:rPr>
            <w:rFonts w:cs="Calibri"/>
          </w:rPr>
          <w:delText>You need to use the imgtool distributed as part of mcuboot</w:delText>
        </w:r>
      </w:del>
    </w:p>
    <w:p w14:paraId="13ADACE7" w14:textId="66E593B4" w:rsidR="00694781" w:rsidDel="006D0139" w:rsidRDefault="00694781">
      <w:pPr>
        <w:spacing w:after="0"/>
        <w:rPr>
          <w:del w:id="315" w:author="Lawrence King" w:date="2019-11-06T09:10:00Z"/>
          <w:rFonts w:ascii="Consolas" w:hAnsi="Consolas"/>
        </w:rPr>
      </w:pPr>
      <w:del w:id="316" w:author="Lawrence King" w:date="2019-11-06T09:10:00Z">
        <w:r w:rsidDel="006D0139">
          <w:rPr>
            <w:rFonts w:ascii="Consolas" w:hAnsi="Consolas"/>
          </w:rPr>
          <w:tab/>
          <w:delText>cd ~/rc-demo/mcuboot/scripts</w:delText>
        </w:r>
      </w:del>
    </w:p>
    <w:p w14:paraId="08CEE4DA" w14:textId="58EB60FB" w:rsidR="00694781" w:rsidDel="006D0139" w:rsidRDefault="00694781">
      <w:pPr>
        <w:spacing w:after="0"/>
        <w:rPr>
          <w:del w:id="317" w:author="Lawrence King" w:date="2019-11-06T09:10:00Z"/>
          <w:rFonts w:ascii="Consolas" w:hAnsi="Consolas"/>
        </w:rPr>
        <w:pPrChange w:id="318" w:author="Lawrence King" w:date="2019-11-06T09:10:00Z">
          <w:pPr/>
        </w:pPrChange>
      </w:pPr>
      <w:del w:id="319" w:author="Lawrence King" w:date="2019-11-06T09:10:00Z">
        <w:r w:rsidDel="006D0139">
          <w:rPr>
            <w:rFonts w:ascii="Consolas" w:hAnsi="Consolas"/>
          </w:rPr>
          <w:tab/>
          <w:delText>pip3 install --user .</w:delText>
        </w:r>
      </w:del>
    </w:p>
    <w:p w14:paraId="042E24E3" w14:textId="3264BFB6" w:rsidR="006E53A3" w:rsidRPr="00C907A5" w:rsidDel="006D0139" w:rsidRDefault="0067641B">
      <w:pPr>
        <w:spacing w:after="0"/>
        <w:rPr>
          <w:del w:id="320" w:author="Lawrence King" w:date="2019-11-06T09:10:00Z"/>
          <w:rFonts w:cs="Calibri"/>
        </w:rPr>
      </w:pPr>
      <w:del w:id="321" w:author="Lawrence King" w:date="2019-11-06T09:10:00Z">
        <w:r w:rsidRPr="00C907A5" w:rsidDel="006D0139">
          <w:rPr>
            <w:rFonts w:cs="Calibri"/>
          </w:rPr>
          <w:delText>Generate a new key user to sign and verify images</w:delText>
        </w:r>
      </w:del>
    </w:p>
    <w:p w14:paraId="7949D9F3" w14:textId="2EAB9BB7" w:rsidR="00D76B13" w:rsidDel="006D0139" w:rsidRDefault="00D76B13">
      <w:pPr>
        <w:spacing w:after="0"/>
        <w:rPr>
          <w:del w:id="322" w:author="Lawrence King" w:date="2019-11-06T09:10:00Z"/>
          <w:rFonts w:ascii="Consolas" w:hAnsi="Consolas"/>
        </w:rPr>
        <w:pPrChange w:id="323" w:author="Lawrence King" w:date="2019-11-06T09:10:00Z">
          <w:pPr>
            <w:spacing w:after="0"/>
            <w:ind w:firstLine="720"/>
          </w:pPr>
        </w:pPrChange>
      </w:pPr>
      <w:del w:id="324" w:author="Lawrence King" w:date="2019-11-06T09:10:00Z">
        <w:r w:rsidDel="006D0139">
          <w:rPr>
            <w:rFonts w:ascii="Consolas" w:hAnsi="Consolas"/>
          </w:rPr>
          <w:delText xml:space="preserve">cd </w:delText>
        </w:r>
        <w:r w:rsidR="00694781" w:rsidDel="006D0139">
          <w:rPr>
            <w:rFonts w:ascii="Consolas" w:hAnsi="Consolas"/>
          </w:rPr>
          <w:delText>~/rc-demo/</w:delText>
        </w:r>
        <w:r w:rsidDel="006D0139">
          <w:rPr>
            <w:rFonts w:ascii="Consolas" w:hAnsi="Consolas"/>
          </w:rPr>
          <w:delText>mcuboot</w:delText>
        </w:r>
      </w:del>
    </w:p>
    <w:p w14:paraId="213B360A" w14:textId="0638DED0" w:rsidR="00D76B13" w:rsidDel="006D0139" w:rsidRDefault="00A74FC3">
      <w:pPr>
        <w:spacing w:after="0"/>
        <w:rPr>
          <w:del w:id="325" w:author="Lawrence King" w:date="2019-11-06T09:10:00Z"/>
          <w:rFonts w:ascii="Consolas" w:hAnsi="Consolas"/>
        </w:rPr>
        <w:pPrChange w:id="326" w:author="Lawrence King" w:date="2019-11-06T09:10:00Z">
          <w:pPr>
            <w:spacing w:after="0"/>
            <w:ind w:firstLine="720"/>
          </w:pPr>
        </w:pPrChange>
      </w:pPr>
      <w:del w:id="327" w:author="Lawrence King" w:date="2019-11-06T09:10:00Z">
        <w:r w:rsidRPr="00A74FC3" w:rsidDel="006D0139">
          <w:rPr>
            <w:rFonts w:ascii="Consolas" w:hAnsi="Consolas"/>
          </w:rPr>
          <w:delText xml:space="preserve">./scripts/imgtool.py </w:delText>
        </w:r>
        <w:r w:rsidR="00273809" w:rsidDel="006D0139">
          <w:rPr>
            <w:rFonts w:ascii="Consolas" w:hAnsi="Consolas"/>
          </w:rPr>
          <w:delText>keygen</w:delText>
        </w:r>
        <w:r w:rsidRPr="00A74FC3" w:rsidDel="006D0139">
          <w:rPr>
            <w:rFonts w:ascii="Consolas" w:hAnsi="Consolas"/>
          </w:rPr>
          <w:delText xml:space="preserve"> -k mykey</w:delText>
        </w:r>
        <w:r w:rsidR="0067641B" w:rsidDel="006D0139">
          <w:rPr>
            <w:rFonts w:ascii="Consolas" w:hAnsi="Consolas"/>
          </w:rPr>
          <w:delText>-rsa-2048</w:delText>
        </w:r>
        <w:r w:rsidRPr="00A74FC3" w:rsidDel="006D0139">
          <w:rPr>
            <w:rFonts w:ascii="Consolas" w:hAnsi="Consolas"/>
          </w:rPr>
          <w:delText>.pem</w:delText>
        </w:r>
        <w:r w:rsidR="0067641B" w:rsidDel="006D0139">
          <w:rPr>
            <w:rFonts w:ascii="Consolas" w:hAnsi="Consolas"/>
          </w:rPr>
          <w:delText xml:space="preserve"> -t rsa-2048</w:delText>
        </w:r>
      </w:del>
    </w:p>
    <w:p w14:paraId="7794F3B9" w14:textId="7FD808F4" w:rsidR="0067641B" w:rsidRPr="00C907A5" w:rsidDel="006D0139" w:rsidRDefault="0067641B">
      <w:pPr>
        <w:spacing w:after="0"/>
        <w:rPr>
          <w:del w:id="328" w:author="Lawrence King" w:date="2019-11-06T09:10:00Z"/>
          <w:rFonts w:cs="Calibri"/>
        </w:rPr>
      </w:pPr>
      <w:del w:id="329" w:author="Lawrence King" w:date="2019-11-06T09:10:00Z">
        <w:r w:rsidRPr="00C907A5" w:rsidDel="006D0139">
          <w:rPr>
            <w:rFonts w:cs="Calibri"/>
          </w:rPr>
          <w:delText>Then compile the bootloader and flash it onto the board</w:delText>
        </w:r>
      </w:del>
    </w:p>
    <w:p w14:paraId="2856F519" w14:textId="62101AD0" w:rsidR="00590EA3" w:rsidDel="006D0139" w:rsidRDefault="006F7567">
      <w:pPr>
        <w:spacing w:after="0"/>
        <w:rPr>
          <w:del w:id="330" w:author="Lawrence King" w:date="2019-11-06T09:10:00Z"/>
          <w:rFonts w:ascii="Consolas" w:hAnsi="Consolas"/>
        </w:rPr>
        <w:pPrChange w:id="331" w:author="Lawrence King" w:date="2019-11-06T09:10:00Z">
          <w:pPr>
            <w:spacing w:after="0"/>
            <w:ind w:firstLine="720"/>
          </w:pPr>
        </w:pPrChange>
      </w:pPr>
      <w:del w:id="332" w:author="Lawrence King" w:date="2019-11-06T09:10:00Z">
        <w:r w:rsidDel="006D0139">
          <w:rPr>
            <w:rFonts w:ascii="Consolas" w:hAnsi="Consolas"/>
          </w:rPr>
          <w:delText>c</w:delText>
        </w:r>
        <w:r w:rsidRPr="006F7567" w:rsidDel="006D0139">
          <w:rPr>
            <w:rFonts w:ascii="Consolas" w:hAnsi="Consolas"/>
          </w:rPr>
          <w:delText>d boot/</w:delText>
        </w:r>
        <w:r w:rsidR="00694781" w:rsidDel="006D0139">
          <w:rPr>
            <w:rFonts w:ascii="Consolas" w:hAnsi="Consolas"/>
          </w:rPr>
          <w:delText>zephyr</w:delText>
        </w:r>
      </w:del>
    </w:p>
    <w:p w14:paraId="2B058159" w14:textId="4F126986" w:rsidR="0067641B" w:rsidRPr="006F7567" w:rsidDel="006D0139" w:rsidRDefault="0067641B">
      <w:pPr>
        <w:spacing w:after="0"/>
        <w:rPr>
          <w:del w:id="333" w:author="Lawrence King" w:date="2019-11-06T09:10:00Z"/>
          <w:rFonts w:ascii="Consolas" w:hAnsi="Consolas"/>
        </w:rPr>
        <w:pPrChange w:id="334" w:author="Lawrence King" w:date="2019-11-06T09:10:00Z">
          <w:pPr>
            <w:spacing w:after="0"/>
            <w:ind w:firstLine="720"/>
          </w:pPr>
        </w:pPrChange>
      </w:pPr>
      <w:del w:id="335" w:author="Lawrence King" w:date="2019-11-06T09:10:00Z">
        <w:r w:rsidDel="006D0139">
          <w:rPr>
            <w:rFonts w:ascii="Consolas" w:hAnsi="Consolas"/>
          </w:rPr>
          <w:delText># edit the prj.conf to use the new key</w:delText>
        </w:r>
      </w:del>
    </w:p>
    <w:p w14:paraId="0D3FEED4" w14:textId="757A2C10" w:rsidR="0067641B" w:rsidDel="006D0139" w:rsidRDefault="0067641B">
      <w:pPr>
        <w:spacing w:after="0"/>
        <w:rPr>
          <w:del w:id="336" w:author="Lawrence King" w:date="2019-11-06T09:10:00Z"/>
          <w:rFonts w:ascii="Consolas" w:hAnsi="Consolas"/>
        </w:rPr>
        <w:pPrChange w:id="337" w:author="Lawrence King" w:date="2019-11-06T09:10:00Z">
          <w:pPr>
            <w:spacing w:after="0"/>
            <w:ind w:firstLine="720"/>
          </w:pPr>
        </w:pPrChange>
      </w:pPr>
      <w:del w:id="338" w:author="Lawrence King" w:date="2019-11-06T09:10:00Z">
        <w:r w:rsidRPr="006F7567" w:rsidDel="006D0139">
          <w:rPr>
            <w:rFonts w:ascii="Consolas" w:hAnsi="Consolas"/>
          </w:rPr>
          <w:tab/>
        </w:r>
        <w:r w:rsidRPr="0067641B" w:rsidDel="006D0139">
          <w:rPr>
            <w:rFonts w:ascii="Consolas" w:hAnsi="Consolas"/>
          </w:rPr>
          <w:delText>CONFIG_BOOT_SIGNATURE_KEY_FILE="mykey-rsa-2048.pem"</w:delText>
        </w:r>
      </w:del>
    </w:p>
    <w:p w14:paraId="68B9F708" w14:textId="7A0FDDC5" w:rsidR="00273809" w:rsidDel="006D0139" w:rsidRDefault="00273809">
      <w:pPr>
        <w:spacing w:after="0"/>
        <w:rPr>
          <w:del w:id="339" w:author="Lawrence King" w:date="2019-11-06T09:10:00Z"/>
          <w:rFonts w:ascii="Consolas" w:hAnsi="Consolas"/>
        </w:rPr>
        <w:pPrChange w:id="340" w:author="Lawrence King" w:date="2019-11-06T09:10:00Z">
          <w:pPr>
            <w:spacing w:after="0"/>
            <w:ind w:firstLine="720"/>
          </w:pPr>
        </w:pPrChange>
      </w:pPr>
      <w:del w:id="341" w:author="Lawrence King" w:date="2019-11-06T09:10:00Z">
        <w:r w:rsidDel="006D0139">
          <w:rPr>
            <w:rFonts w:ascii="Consolas" w:hAnsi="Consolas"/>
          </w:rPr>
          <w:delText>west build</w:delText>
        </w:r>
      </w:del>
    </w:p>
    <w:p w14:paraId="4146DAB4" w14:textId="7512B1D1" w:rsidR="00273809" w:rsidRPr="006F7567" w:rsidDel="006D0139" w:rsidRDefault="00273809">
      <w:pPr>
        <w:spacing w:after="0"/>
        <w:rPr>
          <w:del w:id="342" w:author="Lawrence King" w:date="2019-11-06T09:10:00Z"/>
          <w:rFonts w:ascii="Consolas" w:hAnsi="Consolas"/>
        </w:rPr>
        <w:pPrChange w:id="343" w:author="Lawrence King" w:date="2019-11-06T09:10:00Z">
          <w:pPr>
            <w:spacing w:after="0"/>
            <w:ind w:firstLine="720"/>
          </w:pPr>
        </w:pPrChange>
      </w:pPr>
      <w:del w:id="344" w:author="Lawrence King" w:date="2019-11-06T09:10:00Z">
        <w:r w:rsidDel="006D0139">
          <w:rPr>
            <w:rFonts w:ascii="Consolas" w:hAnsi="Consolas"/>
          </w:rPr>
          <w:delText># warning, the next step does a full chip erase.</w:delText>
        </w:r>
      </w:del>
    </w:p>
    <w:p w14:paraId="5640FB57" w14:textId="16D7553B" w:rsidR="006F7567" w:rsidDel="006D0139" w:rsidRDefault="006F7567">
      <w:pPr>
        <w:spacing w:after="0"/>
        <w:rPr>
          <w:del w:id="345" w:author="Lawrence King" w:date="2019-11-06T09:10:00Z"/>
          <w:rFonts w:ascii="Consolas" w:hAnsi="Consolas"/>
        </w:rPr>
      </w:pPr>
      <w:del w:id="346" w:author="Lawrence King" w:date="2019-11-06T09:10:00Z">
        <w:r w:rsidRPr="006F7567" w:rsidDel="006D0139">
          <w:rPr>
            <w:rFonts w:ascii="Consolas" w:hAnsi="Consolas"/>
          </w:rPr>
          <w:tab/>
        </w:r>
        <w:r w:rsidDel="006D0139">
          <w:rPr>
            <w:rFonts w:ascii="Consolas" w:hAnsi="Consolas"/>
          </w:rPr>
          <w:delText>w</w:delText>
        </w:r>
        <w:r w:rsidRPr="006F7567" w:rsidDel="006D0139">
          <w:rPr>
            <w:rFonts w:ascii="Consolas" w:hAnsi="Consolas"/>
          </w:rPr>
          <w:delText>est flash</w:delText>
        </w:r>
      </w:del>
    </w:p>
    <w:p w14:paraId="15F70B2E" w14:textId="792371DF" w:rsidR="006F7567" w:rsidDel="006D0139" w:rsidRDefault="006F7567">
      <w:pPr>
        <w:spacing w:after="0"/>
        <w:rPr>
          <w:del w:id="347" w:author="Lawrence King" w:date="2019-11-06T09:10:00Z"/>
          <w:rFonts w:ascii="Consolas" w:hAnsi="Consolas"/>
        </w:rPr>
      </w:pPr>
      <w:del w:id="348" w:author="Lawrence King" w:date="2019-11-06T09:10:00Z">
        <w:r w:rsidDel="006D0139">
          <w:rPr>
            <w:rFonts w:ascii="Consolas" w:hAnsi="Consolas"/>
          </w:rPr>
          <w:tab/>
          <w:delText xml:space="preserve">cd ../../.. </w:delText>
        </w:r>
      </w:del>
    </w:p>
    <w:p w14:paraId="41749DA1" w14:textId="5FD47DD5" w:rsidR="00F07251" w:rsidDel="006D0139" w:rsidRDefault="00F07251">
      <w:pPr>
        <w:spacing w:after="0"/>
        <w:rPr>
          <w:del w:id="349" w:author="Lawrence King" w:date="2019-11-06T09:10:00Z"/>
          <w:rFonts w:ascii="Consolas" w:hAnsi="Consolas"/>
        </w:rPr>
      </w:pPr>
    </w:p>
    <w:p w14:paraId="31D012FD" w14:textId="0317509A" w:rsidR="00F07251" w:rsidRPr="00C907A5" w:rsidDel="006D0139" w:rsidRDefault="00F07251">
      <w:pPr>
        <w:spacing w:after="0"/>
        <w:rPr>
          <w:del w:id="350" w:author="Lawrence King" w:date="2019-11-06T09:10:00Z"/>
          <w:rFonts w:cs="Calibri"/>
        </w:rPr>
      </w:pPr>
      <w:del w:id="351" w:author="Lawrence King" w:date="2019-11-06T09:10:00Z">
        <w:r w:rsidRPr="00C907A5" w:rsidDel="006D0139">
          <w:rPr>
            <w:rFonts w:cs="Calibri"/>
          </w:rPr>
          <w:delText>Test that everything is working by installing the test app</w:delText>
        </w:r>
      </w:del>
    </w:p>
    <w:p w14:paraId="16754429" w14:textId="1BBE5FB8" w:rsidR="00F07251" w:rsidDel="006D0139" w:rsidRDefault="00F07251">
      <w:pPr>
        <w:spacing w:after="0"/>
        <w:rPr>
          <w:del w:id="352" w:author="Lawrence King" w:date="2019-11-06T09:10:00Z"/>
          <w:rFonts w:ascii="Consolas" w:hAnsi="Consolas"/>
        </w:rPr>
      </w:pPr>
      <w:del w:id="353" w:author="Lawrence King" w:date="2019-11-06T09:10:00Z">
        <w:r w:rsidDel="006D0139">
          <w:rPr>
            <w:rFonts w:ascii="Consolas" w:hAnsi="Consolas"/>
          </w:rPr>
          <w:tab/>
          <w:delText>cd ~/zephyr</w:delText>
        </w:r>
        <w:r w:rsidRPr="00F07251" w:rsidDel="006D0139">
          <w:delText xml:space="preserve"> </w:delText>
        </w:r>
        <w:r w:rsidRPr="00F07251" w:rsidDel="006D0139">
          <w:rPr>
            <w:rFonts w:ascii="Consolas" w:hAnsi="Consolas"/>
          </w:rPr>
          <w:delText>roject/zephyr/samples/subsys/mgmt/mcumgr/smp_svr/</w:delText>
        </w:r>
      </w:del>
    </w:p>
    <w:p w14:paraId="2BC4A0FA" w14:textId="2ADF27C3" w:rsidR="00F07251" w:rsidDel="006D0139" w:rsidRDefault="00F07251">
      <w:pPr>
        <w:spacing w:after="0"/>
        <w:rPr>
          <w:del w:id="354" w:author="Lawrence King" w:date="2019-11-06T09:10:00Z"/>
          <w:rFonts w:ascii="Consolas" w:hAnsi="Consolas"/>
        </w:rPr>
      </w:pPr>
      <w:del w:id="355" w:author="Lawrence King" w:date="2019-11-06T09:10:00Z">
        <w:r w:rsidDel="006D0139">
          <w:rPr>
            <w:rFonts w:ascii="Consolas" w:hAnsi="Consolas"/>
          </w:rPr>
          <w:tab/>
          <w:delText>west build</w:delText>
        </w:r>
      </w:del>
    </w:p>
    <w:p w14:paraId="3160669F" w14:textId="4D898620" w:rsidR="00F07251" w:rsidDel="006D0139" w:rsidRDefault="00F07251">
      <w:pPr>
        <w:spacing w:after="0"/>
        <w:rPr>
          <w:del w:id="356" w:author="Lawrence King" w:date="2019-11-06T09:10:00Z"/>
          <w:rFonts w:ascii="Consolas" w:hAnsi="Consolas"/>
        </w:rPr>
        <w:pPrChange w:id="357" w:author="Lawrence King" w:date="2019-11-06T09:10:00Z">
          <w:pPr>
            <w:spacing w:after="0"/>
            <w:ind w:firstLine="720"/>
          </w:pPr>
        </w:pPrChange>
      </w:pPr>
      <w:bookmarkStart w:id="358" w:name="_Hlk16084749"/>
      <w:del w:id="359" w:author="Lawrence King" w:date="2019-11-06T09:10:00Z">
        <w:r w:rsidDel="006D0139">
          <w:rPr>
            <w:rFonts w:ascii="Consolas" w:hAnsi="Consolas"/>
          </w:rPr>
          <w:delText>w</w:delText>
        </w:r>
        <w:r w:rsidRPr="00F07251" w:rsidDel="006D0139">
          <w:rPr>
            <w:rFonts w:ascii="Consolas" w:hAnsi="Consolas"/>
          </w:rPr>
          <w:delText>est sign -t imgtool -- --key ~/rc-demo/mcuboot/</w:delText>
        </w:r>
        <w:r w:rsidR="0067641B" w:rsidDel="006D0139">
          <w:rPr>
            <w:rFonts w:ascii="Consolas" w:hAnsi="Consolas"/>
          </w:rPr>
          <w:delText>mykey</w:delText>
        </w:r>
        <w:r w:rsidRPr="00F07251" w:rsidDel="006D0139">
          <w:rPr>
            <w:rFonts w:ascii="Consolas" w:hAnsi="Consolas"/>
          </w:rPr>
          <w:delText>-rsa-2048.pem --version 1.2</w:delText>
        </w:r>
      </w:del>
    </w:p>
    <w:bookmarkEnd w:id="358"/>
    <w:p w14:paraId="5A4DA665" w14:textId="2A33A980" w:rsidR="00F07251" w:rsidDel="006D0139" w:rsidRDefault="00F07251">
      <w:pPr>
        <w:spacing w:after="0"/>
        <w:rPr>
          <w:del w:id="360" w:author="Lawrence King" w:date="2019-11-06T09:10:00Z"/>
          <w:rFonts w:ascii="Consolas" w:hAnsi="Consolas"/>
        </w:rPr>
      </w:pPr>
      <w:del w:id="361" w:author="Lawrence King" w:date="2019-11-06T09:10:00Z">
        <w:r w:rsidDel="006D0139">
          <w:rPr>
            <w:rFonts w:ascii="Consolas" w:hAnsi="Consolas"/>
          </w:rPr>
          <w:tab/>
        </w:r>
        <w:r w:rsidRPr="00140A66" w:rsidDel="006D0139">
          <w:rPr>
            <w:rFonts w:ascii="Consolas" w:hAnsi="Consolas" w:cs="Calibri"/>
          </w:rPr>
          <w:delText>west flash</w:delText>
        </w:r>
        <w:r w:rsidRPr="00140A66" w:rsidDel="006D0139">
          <w:rPr>
            <w:rFonts w:ascii="Consolas" w:hAnsi="Consolas"/>
          </w:rPr>
          <w:delText xml:space="preserve"> </w:delText>
        </w:r>
        <w:r w:rsidRPr="00140A66" w:rsidDel="006D0139">
          <w:rPr>
            <w:rFonts w:ascii="Consolas" w:hAnsi="Consolas" w:cs="Calibri"/>
          </w:rPr>
          <w:delText xml:space="preserve">--hex-file </w:delText>
        </w:r>
        <w:r w:rsidR="00C6194A" w:rsidDel="006D0139">
          <w:rPr>
            <w:rFonts w:ascii="Consolas" w:hAnsi="Consolas" w:cs="Calibri"/>
          </w:rPr>
          <w:delText>build/zephyr/</w:delText>
        </w:r>
        <w:r w:rsidRPr="00140A66" w:rsidDel="006D0139">
          <w:rPr>
            <w:rFonts w:ascii="Consolas" w:hAnsi="Consolas" w:cs="Calibri"/>
          </w:rPr>
          <w:delText>zephyr.signed.hex</w:delText>
        </w:r>
      </w:del>
    </w:p>
    <w:p w14:paraId="6FF55937" w14:textId="73F6770F" w:rsidR="00F07251" w:rsidRPr="00C907A5" w:rsidDel="006D0139" w:rsidRDefault="00F07251">
      <w:pPr>
        <w:spacing w:after="0"/>
        <w:rPr>
          <w:del w:id="362" w:author="Lawrence King" w:date="2019-11-06T09:10:00Z"/>
          <w:rFonts w:cs="Calibri"/>
        </w:rPr>
      </w:pPr>
      <w:del w:id="363" w:author="Lawrence King" w:date="2019-11-06T09:10:00Z">
        <w:r w:rsidRPr="00C907A5" w:rsidDel="006D0139">
          <w:rPr>
            <w:rFonts w:cs="Calibri"/>
          </w:rPr>
          <w:delText>The cu window should say that a valid image was found</w:delText>
        </w:r>
        <w:r w:rsidR="0067641B" w:rsidRPr="00C907A5" w:rsidDel="006D0139">
          <w:rPr>
            <w:rFonts w:cs="Calibri"/>
          </w:rPr>
          <w:delText>, a</w:delText>
        </w:r>
        <w:r w:rsidRPr="00C907A5" w:rsidDel="006D0139">
          <w:rPr>
            <w:rFonts w:cs="Calibri"/>
          </w:rPr>
          <w:delText>nd the app should start</w:delText>
        </w:r>
        <w:r w:rsidR="0067641B" w:rsidRPr="00C907A5" w:rsidDel="006D0139">
          <w:rPr>
            <w:rFonts w:cs="Calibri"/>
          </w:rPr>
          <w:delText xml:space="preserve"> advertising on Bluetooth.</w:delText>
        </w:r>
      </w:del>
    </w:p>
    <w:p w14:paraId="326C7BBB" w14:textId="51426FDC" w:rsidR="00F07251" w:rsidRPr="00C907A5" w:rsidDel="006D0139" w:rsidRDefault="00F07251">
      <w:pPr>
        <w:spacing w:after="0"/>
        <w:rPr>
          <w:del w:id="364" w:author="Lawrence King" w:date="2019-11-06T09:10:00Z"/>
          <w:rFonts w:cs="Calibri"/>
        </w:rPr>
      </w:pPr>
    </w:p>
    <w:p w14:paraId="06D38C61" w14:textId="7CCA3D09" w:rsidR="00F07251" w:rsidRPr="00C907A5" w:rsidDel="006D0139" w:rsidRDefault="00F07251">
      <w:pPr>
        <w:spacing w:after="0"/>
        <w:rPr>
          <w:del w:id="365" w:author="Lawrence King" w:date="2019-11-06T09:10:00Z"/>
          <w:rFonts w:cs="Calibri"/>
        </w:rPr>
      </w:pPr>
    </w:p>
    <w:p w14:paraId="7CBD17BD" w14:textId="6D8F4045" w:rsidR="006F7567" w:rsidDel="006D0139" w:rsidRDefault="00F07251">
      <w:pPr>
        <w:spacing w:after="0"/>
        <w:rPr>
          <w:del w:id="366" w:author="Lawrence King" w:date="2019-11-06T09:10:00Z"/>
          <w:rFonts w:cs="Calibri"/>
        </w:rPr>
      </w:pPr>
      <w:del w:id="367" w:author="Lawrence King" w:date="2019-11-06T09:10:00Z">
        <w:r w:rsidRPr="00C907A5" w:rsidDel="006D0139">
          <w:rPr>
            <w:rFonts w:cs="Calibri"/>
          </w:rPr>
          <w:delText>N</w:delText>
        </w:r>
        <w:r w:rsidR="006F7567" w:rsidRPr="00C907A5" w:rsidDel="006D0139">
          <w:rPr>
            <w:rFonts w:cs="Calibri"/>
          </w:rPr>
          <w:delText xml:space="preserve">ext we need to modify our application so that it loads in the right place and is started by mcuboot. First we need to add </w:delText>
        </w:r>
        <w:r w:rsidR="006F7567" w:rsidRPr="006F7567" w:rsidDel="006D0139">
          <w:rPr>
            <w:rFonts w:cs="Calibri"/>
          </w:rPr>
          <w:delText>CONFIG_BOOTLOADER_MCUBOOT</w:delText>
        </w:r>
        <w:r w:rsidR="009E4CD2" w:rsidDel="006D0139">
          <w:rPr>
            <w:rFonts w:cs="Calibri"/>
          </w:rPr>
          <w:delText>=y</w:delText>
        </w:r>
        <w:r w:rsidR="006F7567" w:rsidDel="006D0139">
          <w:rPr>
            <w:rFonts w:cs="Calibri"/>
          </w:rPr>
          <w:delText xml:space="preserve"> to the prj.conf file.</w:delText>
        </w:r>
      </w:del>
    </w:p>
    <w:p w14:paraId="7D4497D5" w14:textId="2BA196AC" w:rsidR="006F7567" w:rsidDel="006D0139" w:rsidRDefault="006F7567">
      <w:pPr>
        <w:spacing w:after="0"/>
        <w:rPr>
          <w:del w:id="368" w:author="Lawrence King" w:date="2019-11-06T09:10:00Z"/>
          <w:rFonts w:cs="Calibri"/>
        </w:rPr>
      </w:pPr>
    </w:p>
    <w:p w14:paraId="4B81AF0E" w14:textId="42B4C00F" w:rsidR="006F7567" w:rsidRPr="00140A66" w:rsidDel="006D0139" w:rsidRDefault="006F7567">
      <w:pPr>
        <w:spacing w:after="0"/>
        <w:rPr>
          <w:del w:id="369" w:author="Lawrence King" w:date="2019-11-06T09:10:00Z"/>
          <w:rFonts w:ascii="Consolas" w:hAnsi="Consolas" w:cs="Calibri"/>
        </w:rPr>
      </w:pPr>
      <w:del w:id="370" w:author="Lawrence King" w:date="2019-11-06T09:10:00Z">
        <w:r w:rsidRPr="00140A66" w:rsidDel="006D0139">
          <w:rPr>
            <w:rFonts w:ascii="Consolas" w:hAnsi="Consolas" w:cs="Calibri"/>
          </w:rPr>
          <w:tab/>
        </w:r>
        <w:r w:rsidR="00140A66" w:rsidRPr="00140A66" w:rsidDel="006D0139">
          <w:rPr>
            <w:rFonts w:ascii="Consolas" w:hAnsi="Consolas" w:cs="Calibri"/>
          </w:rPr>
          <w:delText>c</w:delText>
        </w:r>
        <w:r w:rsidRPr="00140A66" w:rsidDel="006D0139">
          <w:rPr>
            <w:rFonts w:ascii="Consolas" w:hAnsi="Consolas" w:cs="Calibri"/>
          </w:rPr>
          <w:delText xml:space="preserve">d </w:delText>
        </w:r>
        <w:r w:rsidR="007F02FF" w:rsidDel="006D0139">
          <w:rPr>
            <w:rFonts w:ascii="Consolas" w:hAnsi="Consolas" w:cs="Calibri"/>
          </w:rPr>
          <w:delText>~/rc-demo/</w:delText>
        </w:r>
        <w:r w:rsidRPr="00140A66" w:rsidDel="006D0139">
          <w:rPr>
            <w:rFonts w:ascii="Consolas" w:hAnsi="Consolas" w:cs="Calibri"/>
          </w:rPr>
          <w:delText>Gen_1</w:delText>
        </w:r>
      </w:del>
    </w:p>
    <w:p w14:paraId="49257C7C" w14:textId="48D93369" w:rsidR="006F7567" w:rsidRPr="00140A66" w:rsidDel="006D0139" w:rsidRDefault="006F7567">
      <w:pPr>
        <w:spacing w:after="0"/>
        <w:rPr>
          <w:del w:id="371" w:author="Lawrence King" w:date="2019-11-06T09:10:00Z"/>
          <w:rFonts w:ascii="Consolas" w:hAnsi="Consolas" w:cs="Calibri"/>
        </w:rPr>
      </w:pPr>
      <w:del w:id="372" w:author="Lawrence King" w:date="2019-11-06T09:10:00Z">
        <w:r w:rsidRPr="00140A66" w:rsidDel="006D0139">
          <w:rPr>
            <w:rFonts w:ascii="Consolas" w:hAnsi="Consolas" w:cs="Calibri"/>
          </w:rPr>
          <w:tab/>
        </w:r>
        <w:r w:rsidR="00140A66" w:rsidRPr="00140A66" w:rsidDel="006D0139">
          <w:rPr>
            <w:rFonts w:ascii="Consolas" w:hAnsi="Consolas" w:cs="Calibri"/>
          </w:rPr>
          <w:delText>v</w:delText>
        </w:r>
        <w:r w:rsidRPr="00140A66" w:rsidDel="006D0139">
          <w:rPr>
            <w:rFonts w:ascii="Consolas" w:hAnsi="Consolas" w:cs="Calibri"/>
          </w:rPr>
          <w:delText>i prj.conf</w:delText>
        </w:r>
      </w:del>
    </w:p>
    <w:p w14:paraId="3E257711" w14:textId="04E77FFC" w:rsidR="003A2125" w:rsidRPr="00140A66" w:rsidDel="006D0139" w:rsidRDefault="003A2125">
      <w:pPr>
        <w:spacing w:after="0"/>
        <w:rPr>
          <w:del w:id="373" w:author="Lawrence King" w:date="2019-11-06T09:10:00Z"/>
          <w:rFonts w:ascii="Consolas" w:hAnsi="Consolas" w:cs="Calibri"/>
        </w:rPr>
      </w:pPr>
      <w:del w:id="374" w:author="Lawrence King" w:date="2019-11-06T09:10:00Z">
        <w:r w:rsidRPr="00140A66" w:rsidDel="006D0139">
          <w:rPr>
            <w:rFonts w:ascii="Consolas" w:hAnsi="Consolas" w:cs="Calibri"/>
          </w:rPr>
          <w:tab/>
          <w:delText># add the line “CONFIG_BOOTLOADER_MCUBOOT=y” near the top of the file</w:delText>
        </w:r>
      </w:del>
    </w:p>
    <w:p w14:paraId="3E558EBC" w14:textId="34109598" w:rsidR="00C25C1C" w:rsidRPr="00140A66" w:rsidDel="006D0139" w:rsidRDefault="00C25C1C">
      <w:pPr>
        <w:spacing w:after="0"/>
        <w:rPr>
          <w:del w:id="375" w:author="Lawrence King" w:date="2019-11-06T09:10:00Z"/>
          <w:rFonts w:ascii="Consolas" w:hAnsi="Consolas" w:cs="Calibri"/>
        </w:rPr>
      </w:pPr>
      <w:del w:id="376" w:author="Lawrence King" w:date="2019-11-06T09:10:00Z">
        <w:r w:rsidRPr="00140A66" w:rsidDel="006D0139">
          <w:rPr>
            <w:rFonts w:ascii="Consolas" w:hAnsi="Consolas" w:cs="Calibri"/>
          </w:rPr>
          <w:tab/>
        </w:r>
        <w:r w:rsidR="00140A66" w:rsidRPr="00140A66" w:rsidDel="006D0139">
          <w:rPr>
            <w:rFonts w:ascii="Consolas" w:hAnsi="Consolas" w:cs="Calibri"/>
          </w:rPr>
          <w:delText>w</w:delText>
        </w:r>
        <w:r w:rsidRPr="00140A66" w:rsidDel="006D0139">
          <w:rPr>
            <w:rFonts w:ascii="Consolas" w:hAnsi="Consolas" w:cs="Calibri"/>
          </w:rPr>
          <w:delText>est build</w:delText>
        </w:r>
      </w:del>
    </w:p>
    <w:p w14:paraId="735187AD" w14:textId="10D66563" w:rsidR="00C25C1C" w:rsidRPr="00140A66" w:rsidDel="006D0139" w:rsidRDefault="00C25C1C">
      <w:pPr>
        <w:spacing w:after="0"/>
        <w:rPr>
          <w:del w:id="377" w:author="Lawrence King" w:date="2019-11-06T09:10:00Z"/>
          <w:rFonts w:ascii="Consolas" w:hAnsi="Consolas" w:cs="Calibri"/>
        </w:rPr>
      </w:pPr>
      <w:del w:id="378" w:author="Lawrence King" w:date="2019-11-06T09:10:00Z">
        <w:r w:rsidRPr="00140A66" w:rsidDel="006D0139">
          <w:rPr>
            <w:rFonts w:ascii="Consolas" w:hAnsi="Consolas" w:cs="Calibri"/>
          </w:rPr>
          <w:tab/>
          <w:delText># sign the image</w:delText>
        </w:r>
        <w:r w:rsidR="009E4CD2" w:rsidDel="006D0139">
          <w:rPr>
            <w:rFonts w:ascii="Consolas" w:hAnsi="Consolas" w:cs="Calibri"/>
          </w:rPr>
          <w:delText xml:space="preserve"> and flash it into the first slot</w:delText>
        </w:r>
      </w:del>
    </w:p>
    <w:p w14:paraId="19CEFFB2" w14:textId="213659CB" w:rsidR="00140A66" w:rsidRPr="00140A66" w:rsidDel="006D0139" w:rsidRDefault="00140A66">
      <w:pPr>
        <w:spacing w:after="0"/>
        <w:rPr>
          <w:del w:id="379" w:author="Lawrence King" w:date="2019-11-06T09:10:00Z"/>
          <w:rFonts w:ascii="Consolas" w:hAnsi="Consolas" w:cs="Calibri"/>
        </w:rPr>
      </w:pPr>
      <w:del w:id="380" w:author="Lawrence King" w:date="2019-11-06T09:10:00Z">
        <w:r w:rsidRPr="00140A66" w:rsidDel="006D0139">
          <w:rPr>
            <w:rFonts w:ascii="Consolas" w:hAnsi="Consolas" w:cs="Calibri"/>
          </w:rPr>
          <w:tab/>
          <w:delText>west sign -t imgtool -- --key ../mcuboot/</w:delText>
        </w:r>
        <w:r w:rsidR="00273809" w:rsidDel="006D0139">
          <w:rPr>
            <w:rFonts w:ascii="Consolas" w:hAnsi="Consolas" w:cs="Calibri"/>
          </w:rPr>
          <w:delText>mykey</w:delText>
        </w:r>
        <w:r w:rsidRPr="00140A66" w:rsidDel="006D0139">
          <w:rPr>
            <w:rFonts w:ascii="Consolas" w:hAnsi="Consolas" w:cs="Calibri"/>
          </w:rPr>
          <w:delText>-rsa-2048.pem</w:delText>
        </w:r>
        <w:r w:rsidR="006125CE" w:rsidDel="006D0139">
          <w:rPr>
            <w:rFonts w:ascii="Consolas" w:hAnsi="Consolas" w:cs="Calibri"/>
          </w:rPr>
          <w:delText xml:space="preserve"> --</w:delText>
        </w:r>
        <w:r w:rsidR="0026104E" w:rsidDel="006D0139">
          <w:rPr>
            <w:rFonts w:ascii="Consolas" w:hAnsi="Consolas" w:cs="Calibri"/>
          </w:rPr>
          <w:delText>version 1.</w:delText>
        </w:r>
        <w:r w:rsidR="00781660" w:rsidDel="006D0139">
          <w:rPr>
            <w:rFonts w:ascii="Consolas" w:hAnsi="Consolas" w:cs="Calibri"/>
          </w:rPr>
          <w:delText>0</w:delText>
        </w:r>
      </w:del>
    </w:p>
    <w:p w14:paraId="35340F47" w14:textId="1B4F06B8" w:rsidR="00DD5D66" w:rsidDel="006D0139" w:rsidRDefault="00644B2A">
      <w:pPr>
        <w:spacing w:after="0"/>
        <w:rPr>
          <w:del w:id="381" w:author="Lawrence King" w:date="2019-11-06T09:10:00Z"/>
        </w:rPr>
      </w:pPr>
      <w:del w:id="382" w:author="Lawrence King" w:date="2019-11-06T09:10:00Z">
        <w:r w:rsidRPr="00140A66" w:rsidDel="006D0139">
          <w:rPr>
            <w:rFonts w:ascii="Consolas" w:hAnsi="Consolas" w:cs="Calibri"/>
          </w:rPr>
          <w:tab/>
        </w:r>
        <w:r w:rsidR="00140A66" w:rsidRPr="00140A66" w:rsidDel="006D0139">
          <w:rPr>
            <w:rFonts w:ascii="Consolas" w:hAnsi="Consolas" w:cs="Calibri"/>
          </w:rPr>
          <w:delText>w</w:delText>
        </w:r>
        <w:r w:rsidR="00C25C1C" w:rsidRPr="00140A66" w:rsidDel="006D0139">
          <w:rPr>
            <w:rFonts w:ascii="Consolas" w:hAnsi="Consolas" w:cs="Calibri"/>
          </w:rPr>
          <w:delText>est flash</w:delText>
        </w:r>
        <w:r w:rsidR="00140A66" w:rsidRPr="00140A66" w:rsidDel="006D0139">
          <w:rPr>
            <w:rFonts w:ascii="Consolas" w:hAnsi="Consolas"/>
          </w:rPr>
          <w:delText xml:space="preserve"> </w:delText>
        </w:r>
        <w:r w:rsidR="00140A66" w:rsidRPr="00140A66" w:rsidDel="006D0139">
          <w:rPr>
            <w:rFonts w:ascii="Consolas" w:hAnsi="Consolas" w:cs="Calibri"/>
          </w:rPr>
          <w:delText xml:space="preserve">--hex-file </w:delText>
        </w:r>
        <w:r w:rsidR="00C96616" w:rsidDel="006D0139">
          <w:rPr>
            <w:rFonts w:ascii="Consolas" w:hAnsi="Consolas" w:cs="Calibri"/>
          </w:rPr>
          <w:delText>build/zephyr/</w:delText>
        </w:r>
        <w:r w:rsidR="00140A66" w:rsidRPr="00140A66" w:rsidDel="006D0139">
          <w:rPr>
            <w:rFonts w:ascii="Consolas" w:hAnsi="Consolas" w:cs="Calibri"/>
          </w:rPr>
          <w:delText>zephyr.signed.hex</w:delText>
        </w:r>
        <w:r w:rsidR="00DF7D4F" w:rsidRPr="00DF7D4F" w:rsidDel="006D0139">
          <w:delText xml:space="preserve"> </w:delText>
        </w:r>
      </w:del>
    </w:p>
    <w:p w14:paraId="293AF8CD" w14:textId="41C18F25" w:rsidR="001D4D0E" w:rsidDel="006D0139" w:rsidRDefault="001D4D0E">
      <w:pPr>
        <w:spacing w:after="0"/>
        <w:rPr>
          <w:del w:id="383" w:author="Lawrence King" w:date="2019-11-06T09:10:00Z"/>
          <w:rFonts w:ascii="Consolas" w:hAnsi="Consolas" w:cs="Calibri"/>
        </w:rPr>
      </w:pPr>
    </w:p>
    <w:p w14:paraId="56679A6D" w14:textId="106C102E" w:rsidR="001D4D0E" w:rsidRPr="00C907A5" w:rsidDel="006D0139" w:rsidRDefault="001D4D0E">
      <w:pPr>
        <w:spacing w:after="0"/>
        <w:rPr>
          <w:del w:id="384" w:author="Lawrence King" w:date="2019-11-06T09:10:00Z"/>
          <w:rFonts w:cs="Calibri"/>
        </w:rPr>
      </w:pPr>
      <w:del w:id="385" w:author="Lawrence King" w:date="2019-11-06T09:10:00Z">
        <w:r w:rsidRPr="00C907A5" w:rsidDel="006D0139">
          <w:rPr>
            <w:rFonts w:cs="Calibri"/>
          </w:rPr>
          <w:delText>OK</w:delText>
        </w:r>
        <w:r w:rsidR="00241A55" w:rsidRPr="00C907A5" w:rsidDel="006D0139">
          <w:rPr>
            <w:rFonts w:cs="Calibri"/>
          </w:rPr>
          <w:delText>, that works, now we need to modify the application to add a Bluetooth advertisement and MCU Manager so that the box can be updated with a new load of firmware.</w:delText>
        </w:r>
        <w:r w:rsidR="00C16B4E" w:rsidRPr="00C907A5" w:rsidDel="006D0139">
          <w:rPr>
            <w:rFonts w:cs="Calibri"/>
          </w:rPr>
          <w:delText xml:space="preserve"> A overview of the process is here: </w:delText>
        </w:r>
        <w:r w:rsidR="006B052A" w:rsidDel="006D0139">
          <w:fldChar w:fldCharType="begin"/>
        </w:r>
        <w:r w:rsidR="006B052A" w:rsidDel="006D0139">
          <w:delInstrText xml:space="preserve"> HYPERLINK "https://docs.zephyrproject.org/1.13.0/samples/subsys/mgmt/mcumgr/smp_svr/README.html" \l "smp-svr-sample" </w:delInstrText>
        </w:r>
        <w:r w:rsidR="006B052A" w:rsidDel="006D0139">
          <w:fldChar w:fldCharType="separate"/>
        </w:r>
        <w:r w:rsidR="00C16B4E" w:rsidRPr="00C16B4E" w:rsidDel="006D0139">
          <w:rPr>
            <w:rStyle w:val="Hyperlink"/>
          </w:rPr>
          <w:delText>https://docs.zephyrproject.org/1.13.0/samples/subsys/mgmt/mcumgr/smp_svr/README.html#smp-svr-sample</w:delText>
        </w:r>
        <w:r w:rsidR="006B052A" w:rsidDel="006D0139">
          <w:rPr>
            <w:rStyle w:val="Hyperlink"/>
          </w:rPr>
          <w:fldChar w:fldCharType="end"/>
        </w:r>
        <w:r w:rsidR="00C16B4E" w:rsidDel="006D0139">
          <w:delText xml:space="preserve"> </w:delText>
        </w:r>
        <w:r w:rsidR="00E0494D" w:rsidRPr="00C907A5" w:rsidDel="006D0139">
          <w:rPr>
            <w:rFonts w:cs="Calibri"/>
          </w:rPr>
          <w:delText xml:space="preserve"> All of the code we need to add to the app is in</w:delText>
        </w:r>
      </w:del>
    </w:p>
    <w:p w14:paraId="5F9C2C26" w14:textId="164B9A77" w:rsidR="00C16B4E" w:rsidDel="006D0139" w:rsidRDefault="00C16B4E">
      <w:pPr>
        <w:spacing w:after="0"/>
        <w:rPr>
          <w:del w:id="386" w:author="Lawrence King" w:date="2019-11-06T09:10:00Z"/>
          <w:rFonts w:ascii="Consolas" w:hAnsi="Consolas" w:cs="Calibri"/>
        </w:rPr>
      </w:pPr>
      <w:del w:id="387" w:author="Lawrence King" w:date="2019-11-06T09:10:00Z">
        <w:r w:rsidRPr="00C907A5" w:rsidDel="006D0139">
          <w:rPr>
            <w:rFonts w:cs="Calibri"/>
          </w:rPr>
          <w:tab/>
        </w:r>
        <w:r w:rsidRPr="00C16B4E" w:rsidDel="006D0139">
          <w:rPr>
            <w:rFonts w:ascii="Consolas" w:hAnsi="Consolas" w:cs="Calibri"/>
          </w:rPr>
          <w:delText>cd ~/</w:delText>
        </w:r>
        <w:r w:rsidDel="006D0139">
          <w:rPr>
            <w:rFonts w:ascii="Consolas" w:hAnsi="Consolas" w:cs="Calibri"/>
          </w:rPr>
          <w:delText>z</w:delText>
        </w:r>
        <w:r w:rsidRPr="00C16B4E" w:rsidDel="006D0139">
          <w:rPr>
            <w:rFonts w:ascii="Consolas" w:hAnsi="Consolas" w:cs="Calibri"/>
          </w:rPr>
          <w:delText>ephyrproject/zephyr/samples/subsys/mgmt/mcumgr/smp_svr</w:delText>
        </w:r>
      </w:del>
    </w:p>
    <w:p w14:paraId="0556A4DF" w14:textId="39209986" w:rsidR="00C16B4E" w:rsidDel="006D0139" w:rsidRDefault="00C16B4E">
      <w:pPr>
        <w:spacing w:after="0"/>
        <w:rPr>
          <w:del w:id="388" w:author="Lawrence King" w:date="2019-11-06T09:10:00Z"/>
          <w:rFonts w:ascii="Consolas" w:hAnsi="Consolas" w:cs="Calibri"/>
        </w:rPr>
      </w:pPr>
      <w:del w:id="389" w:author="Lawrence King" w:date="2019-11-06T09:10:00Z">
        <w:r w:rsidDel="006D0139">
          <w:rPr>
            <w:rFonts w:ascii="Consolas" w:hAnsi="Consolas" w:cs="Calibri"/>
          </w:rPr>
          <w:tab/>
          <w:delText>west build</w:delText>
        </w:r>
      </w:del>
    </w:p>
    <w:p w14:paraId="67FFA42D" w14:textId="5F2BD493" w:rsidR="00C16B4E" w:rsidDel="006D0139" w:rsidRDefault="00C16B4E">
      <w:pPr>
        <w:spacing w:after="0"/>
        <w:rPr>
          <w:del w:id="390" w:author="Lawrence King" w:date="2019-11-06T09:10:00Z"/>
          <w:rFonts w:ascii="Consolas" w:hAnsi="Consolas" w:cs="Calibri"/>
        </w:rPr>
      </w:pPr>
      <w:del w:id="391" w:author="Lawrence King" w:date="2019-11-06T09:10:00Z">
        <w:r w:rsidDel="006D0139">
          <w:rPr>
            <w:rFonts w:ascii="Consolas" w:hAnsi="Consolas" w:cs="Calibri"/>
          </w:rPr>
          <w:tab/>
        </w:r>
        <w:r w:rsidRPr="00C16B4E" w:rsidDel="006D0139">
          <w:rPr>
            <w:rFonts w:ascii="Consolas" w:hAnsi="Consolas" w:cs="Calibri"/>
          </w:rPr>
          <w:delText>west sign -t imgtool -- --key ~/rc-demo/mcuboot/</w:delText>
        </w:r>
        <w:r w:rsidR="00781660" w:rsidDel="006D0139">
          <w:rPr>
            <w:rFonts w:ascii="Consolas" w:hAnsi="Consolas" w:cs="Calibri"/>
          </w:rPr>
          <w:delText>mykey</w:delText>
        </w:r>
        <w:r w:rsidRPr="00C16B4E" w:rsidDel="006D0139">
          <w:rPr>
            <w:rFonts w:ascii="Consolas" w:hAnsi="Consolas" w:cs="Calibri"/>
          </w:rPr>
          <w:delText>-rsa-2048.pem --version 1.0</w:delText>
        </w:r>
      </w:del>
    </w:p>
    <w:p w14:paraId="554A2FC8" w14:textId="4C3D2291" w:rsidR="00C16B4E" w:rsidRPr="00C16B4E" w:rsidDel="006D0139" w:rsidRDefault="00C16B4E">
      <w:pPr>
        <w:spacing w:after="0"/>
        <w:rPr>
          <w:del w:id="392" w:author="Lawrence King" w:date="2019-11-06T09:10:00Z"/>
          <w:rFonts w:ascii="Consolas" w:hAnsi="Consolas" w:cs="Calibri"/>
        </w:rPr>
      </w:pPr>
      <w:del w:id="393" w:author="Lawrence King" w:date="2019-11-06T09:10:00Z">
        <w:r w:rsidDel="006D0139">
          <w:rPr>
            <w:rFonts w:ascii="Consolas" w:hAnsi="Consolas" w:cs="Calibri"/>
          </w:rPr>
          <w:tab/>
          <w:delText xml:space="preserve">west flash --hex-file </w:delText>
        </w:r>
        <w:r w:rsidR="00C96616" w:rsidDel="006D0139">
          <w:rPr>
            <w:rFonts w:ascii="Consolas" w:hAnsi="Consolas" w:cs="Calibri"/>
          </w:rPr>
          <w:delText>build/zephyr/</w:delText>
        </w:r>
        <w:r w:rsidDel="006D0139">
          <w:rPr>
            <w:rFonts w:ascii="Consolas" w:hAnsi="Consolas" w:cs="Calibri"/>
          </w:rPr>
          <w:delText>zephyr.signed.hex</w:delText>
        </w:r>
      </w:del>
    </w:p>
    <w:p w14:paraId="1A17F8E8" w14:textId="6063F269" w:rsidR="005304D8" w:rsidRPr="00C907A5" w:rsidDel="006D0139" w:rsidRDefault="005304D8">
      <w:pPr>
        <w:spacing w:after="0"/>
        <w:rPr>
          <w:del w:id="394" w:author="Lawrence King" w:date="2019-11-06T09:10:00Z"/>
          <w:rFonts w:cs="Calibri"/>
        </w:rPr>
      </w:pPr>
    </w:p>
    <w:p w14:paraId="24B48951" w14:textId="6577EB5E" w:rsidR="00813A41" w:rsidDel="006D0139" w:rsidRDefault="000E3407">
      <w:pPr>
        <w:spacing w:after="0"/>
        <w:rPr>
          <w:del w:id="395" w:author="Lawrence King" w:date="2019-11-06T09:10:00Z"/>
        </w:rPr>
        <w:pPrChange w:id="396" w:author="Lawrence King" w:date="2019-11-06T09:10:00Z">
          <w:pPr>
            <w:pStyle w:val="Heading1"/>
          </w:pPr>
        </w:pPrChange>
      </w:pPr>
      <w:bookmarkStart w:id="397" w:name="_Toc21022940"/>
      <w:bookmarkStart w:id="398" w:name="_Toc21021744"/>
      <w:del w:id="399" w:author="Lawrence King" w:date="2019-11-06T09:10:00Z">
        <w:r w:rsidDel="006D0139">
          <w:delText>Pushing New Images to the Asset over Bluetooth</w:delText>
        </w:r>
        <w:bookmarkEnd w:id="397"/>
        <w:bookmarkEnd w:id="398"/>
      </w:del>
    </w:p>
    <w:p w14:paraId="3D04A245" w14:textId="5EEE7401" w:rsidR="000E3407" w:rsidDel="006D0139" w:rsidRDefault="00806C0A">
      <w:pPr>
        <w:spacing w:after="0"/>
        <w:rPr>
          <w:del w:id="400" w:author="Lawrence King" w:date="2019-11-06T09:10:00Z"/>
        </w:rPr>
        <w:pPrChange w:id="401" w:author="Lawrence King" w:date="2019-11-06T09:10:00Z">
          <w:pPr/>
        </w:pPrChange>
      </w:pPr>
      <w:del w:id="402" w:author="Lawrence King" w:date="2019-11-06T09:10:00Z">
        <w:r w:rsidDel="006D0139">
          <w:delText>This section outlines installing the required tools and then how to push a new image from a Linux box to the MDK over bluetooth.</w:delText>
        </w:r>
      </w:del>
    </w:p>
    <w:p w14:paraId="75D21398" w14:textId="7EDE4E2F" w:rsidR="00806C0A" w:rsidDel="006D0139" w:rsidRDefault="00806C0A">
      <w:pPr>
        <w:spacing w:after="0"/>
        <w:rPr>
          <w:del w:id="403" w:author="Lawrence King" w:date="2019-11-06T09:10:00Z"/>
        </w:rPr>
        <w:pPrChange w:id="404" w:author="Lawrence King" w:date="2019-11-06T09:10:00Z">
          <w:pPr/>
        </w:pPrChange>
      </w:pPr>
      <w:del w:id="405" w:author="Lawrence King" w:date="2019-11-06T09:10:00Z">
        <w:r w:rsidDel="006D0139">
          <w:delText>Here are pointers on how to push an image to the MDK from Android or IoS</w:delText>
        </w:r>
      </w:del>
    </w:p>
    <w:p w14:paraId="1746A8F4" w14:textId="316A6C5E" w:rsidR="0099186A" w:rsidDel="006D0139" w:rsidRDefault="0099186A">
      <w:pPr>
        <w:spacing w:after="0"/>
        <w:rPr>
          <w:del w:id="406" w:author="Lawrence King" w:date="2019-11-06T09:10:00Z"/>
        </w:rPr>
        <w:pPrChange w:id="407" w:author="Lawrence King" w:date="2019-11-06T09:10:00Z">
          <w:pPr/>
        </w:pPrChange>
      </w:pPr>
    </w:p>
    <w:p w14:paraId="0CCC6080" w14:textId="5ACC1F66" w:rsidR="00806C0A" w:rsidDel="006D0139" w:rsidRDefault="00806C0A">
      <w:pPr>
        <w:spacing w:after="0"/>
        <w:rPr>
          <w:del w:id="408" w:author="Lawrence King" w:date="2019-11-06T09:10:00Z"/>
        </w:rPr>
        <w:pPrChange w:id="409" w:author="Lawrence King" w:date="2019-11-06T09:10:00Z">
          <w:pPr/>
        </w:pPrChange>
      </w:pPr>
    </w:p>
    <w:p w14:paraId="179EC965" w14:textId="0F796128" w:rsidR="000E3407" w:rsidDel="006D0139" w:rsidRDefault="000E3407">
      <w:pPr>
        <w:spacing w:after="0"/>
        <w:rPr>
          <w:del w:id="410" w:author="Lawrence King" w:date="2019-11-06T09:10:00Z"/>
        </w:rPr>
        <w:pPrChange w:id="411" w:author="Lawrence King" w:date="2019-11-06T09:10:00Z">
          <w:pPr>
            <w:pStyle w:val="Heading2"/>
          </w:pPr>
        </w:pPrChange>
      </w:pPr>
      <w:bookmarkStart w:id="412" w:name="_Toc21022941"/>
      <w:bookmarkStart w:id="413" w:name="_Toc21021745"/>
      <w:del w:id="414" w:author="Lawrence King" w:date="2019-11-06T09:10:00Z">
        <w:r w:rsidDel="006D0139">
          <w:delText>Install the GO programming language</w:delText>
        </w:r>
        <w:r w:rsidR="00FF4BE6" w:rsidDel="006D0139">
          <w:delText xml:space="preserve"> and MCUmgr</w:delText>
        </w:r>
        <w:bookmarkEnd w:id="412"/>
        <w:bookmarkEnd w:id="413"/>
      </w:del>
    </w:p>
    <w:p w14:paraId="41A0F8B0" w14:textId="6F012AF1" w:rsidR="00584856" w:rsidDel="006D0139" w:rsidRDefault="000E3407">
      <w:pPr>
        <w:spacing w:after="0"/>
        <w:rPr>
          <w:del w:id="415" w:author="Lawrence King" w:date="2019-11-06T09:10:00Z"/>
        </w:rPr>
        <w:pPrChange w:id="416" w:author="Lawrence King" w:date="2019-11-06T09:10:00Z">
          <w:pPr/>
        </w:pPrChange>
      </w:pPr>
      <w:del w:id="417" w:author="Lawrence King" w:date="2019-11-06T09:10:00Z">
        <w:r w:rsidDel="006D0139">
          <w:delText>Go is required to install mcumgr. Instructions at</w:delText>
        </w:r>
        <w:r w:rsidRPr="000E3407" w:rsidDel="006D0139">
          <w:delText xml:space="preserve"> </w:delText>
        </w:r>
        <w:r w:rsidR="006B052A" w:rsidDel="006D0139">
          <w:fldChar w:fldCharType="begin"/>
        </w:r>
        <w:r w:rsidR="006B052A" w:rsidDel="006D0139">
          <w:delInstrText xml:space="preserve"> HYPERLINK "https://www.digitalocean.com/community/tutorials/how-to-install-go-on-ubuntu-18-04" </w:delInstrText>
        </w:r>
        <w:r w:rsidR="006B052A" w:rsidDel="006D0139">
          <w:fldChar w:fldCharType="separate"/>
        </w:r>
        <w:r w:rsidRPr="00CD6D69" w:rsidDel="006D0139">
          <w:rPr>
            <w:rStyle w:val="Hyperlink"/>
          </w:rPr>
          <w:delText>https://www.digitalocean.com/community/tutorials/how-to-install-go-on-ubuntu-18-04</w:delText>
        </w:r>
        <w:r w:rsidR="006B052A" w:rsidDel="006D0139">
          <w:rPr>
            <w:rStyle w:val="Hyperlink"/>
          </w:rPr>
          <w:fldChar w:fldCharType="end"/>
        </w:r>
        <w:r w:rsidDel="006D0139">
          <w:delText xml:space="preserve">   or at </w:delText>
        </w:r>
        <w:r w:rsidR="006B052A" w:rsidDel="006D0139">
          <w:fldChar w:fldCharType="begin"/>
        </w:r>
        <w:r w:rsidR="006B052A" w:rsidDel="006D0139">
          <w:delInstrText xml:space="preserve"> HYPERLINK "https://tecadmin.net/install-go-on-ubuntu/" </w:delInstrText>
        </w:r>
        <w:r w:rsidR="006B052A" w:rsidDel="006D0139">
          <w:fldChar w:fldCharType="separate"/>
        </w:r>
        <w:r w:rsidRPr="00CD6D69" w:rsidDel="006D0139">
          <w:rPr>
            <w:rStyle w:val="Hyperlink"/>
          </w:rPr>
          <w:delText>https://tecadmin.net/install-go-on-ubuntu/</w:delText>
        </w:r>
        <w:r w:rsidR="006B052A" w:rsidDel="006D0139">
          <w:rPr>
            <w:rStyle w:val="Hyperlink"/>
          </w:rPr>
          <w:fldChar w:fldCharType="end"/>
        </w:r>
        <w:r w:rsidDel="006D0139">
          <w:delText xml:space="preserve">  To me this seems unnecessarily complex </w:delText>
        </w:r>
        <w:r w:rsidR="00584856" w:rsidDel="006D0139">
          <w:delText>but this seems to work:</w:delText>
        </w:r>
      </w:del>
    </w:p>
    <w:p w14:paraId="57715F56" w14:textId="524930FC" w:rsidR="00584856" w:rsidDel="006D0139" w:rsidRDefault="00584856">
      <w:pPr>
        <w:spacing w:after="0"/>
        <w:rPr>
          <w:del w:id="418" w:author="Lawrence King" w:date="2019-11-06T09:10:00Z"/>
          <w:rFonts w:ascii="Consolas" w:hAnsi="Consolas"/>
        </w:rPr>
        <w:pPrChange w:id="419" w:author="Lawrence King" w:date="2019-11-06T09:10:00Z">
          <w:pPr>
            <w:ind w:left="432"/>
          </w:pPr>
        </w:pPrChange>
      </w:pPr>
      <w:del w:id="420" w:author="Lawrence King" w:date="2019-11-06T09:10:00Z">
        <w:r w:rsidRPr="00584856" w:rsidDel="006D0139">
          <w:rPr>
            <w:rFonts w:ascii="Consolas" w:hAnsi="Consolas"/>
          </w:rPr>
          <w:delText xml:space="preserve">sudo </w:delText>
        </w:r>
        <w:r w:rsidDel="006D0139">
          <w:rPr>
            <w:rFonts w:ascii="Consolas" w:hAnsi="Consolas"/>
          </w:rPr>
          <w:delText>apt</w:delText>
        </w:r>
        <w:r w:rsidRPr="00584856" w:rsidDel="006D0139">
          <w:rPr>
            <w:rFonts w:ascii="Consolas" w:hAnsi="Consolas"/>
          </w:rPr>
          <w:delText xml:space="preserve"> install go</w:delText>
        </w:r>
        <w:r w:rsidDel="006D0139">
          <w:rPr>
            <w:rFonts w:ascii="Consolas" w:hAnsi="Consolas"/>
          </w:rPr>
          <w:delText>lang</w:delText>
        </w:r>
      </w:del>
    </w:p>
    <w:p w14:paraId="3363598F" w14:textId="46E07A4E" w:rsidR="00806C0A" w:rsidDel="006D0139" w:rsidRDefault="00FF4BE6">
      <w:pPr>
        <w:spacing w:after="0"/>
        <w:rPr>
          <w:del w:id="421" w:author="Lawrence King" w:date="2019-11-06T09:10:00Z"/>
          <w:rFonts w:ascii="Consolas" w:hAnsi="Consolas"/>
        </w:rPr>
        <w:pPrChange w:id="422" w:author="Lawrence King" w:date="2019-11-06T09:10:00Z">
          <w:pPr>
            <w:ind w:left="432"/>
          </w:pPr>
        </w:pPrChange>
      </w:pPr>
      <w:del w:id="423" w:author="Lawrence King" w:date="2019-11-06T09:10:00Z">
        <w:r w:rsidDel="006D0139">
          <w:rPr>
            <w:rFonts w:ascii="Consolas" w:hAnsi="Consolas"/>
          </w:rPr>
          <w:delText>#</w:delText>
        </w:r>
        <w:r w:rsidR="00806C0A" w:rsidRPr="00806C0A" w:rsidDel="006D0139">
          <w:rPr>
            <w:rFonts w:ascii="Consolas" w:hAnsi="Consolas"/>
          </w:rPr>
          <w:delText>sudo snap install go --classic</w:delText>
        </w:r>
      </w:del>
    </w:p>
    <w:p w14:paraId="056F8B55" w14:textId="7D753FE5" w:rsidR="00584856" w:rsidRPr="00C907A5" w:rsidDel="006D0139" w:rsidRDefault="00584856">
      <w:pPr>
        <w:spacing w:after="0"/>
        <w:rPr>
          <w:del w:id="424" w:author="Lawrence King" w:date="2019-11-06T09:10:00Z"/>
          <w:rFonts w:cs="Calibri"/>
        </w:rPr>
        <w:pPrChange w:id="425" w:author="Lawrence King" w:date="2019-11-06T09:10:00Z">
          <w:pPr/>
        </w:pPrChange>
      </w:pPr>
      <w:del w:id="426" w:author="Lawrence King" w:date="2019-11-06T09:10:00Z">
        <w:r w:rsidRPr="00C907A5" w:rsidDel="006D0139">
          <w:rPr>
            <w:rFonts w:cs="Calibri"/>
          </w:rPr>
          <w:delText>Install MCUmgr</w:delText>
        </w:r>
      </w:del>
    </w:p>
    <w:p w14:paraId="23410131" w14:textId="4FA7CD3C" w:rsidR="00584856" w:rsidDel="006D0139" w:rsidRDefault="00584856">
      <w:pPr>
        <w:spacing w:after="0"/>
        <w:rPr>
          <w:del w:id="427" w:author="Lawrence King" w:date="2019-11-06T09:10:00Z"/>
          <w:rFonts w:ascii="Consolas" w:hAnsi="Consolas" w:cs="Calibri"/>
        </w:rPr>
        <w:pPrChange w:id="428" w:author="Lawrence King" w:date="2019-11-06T09:10:00Z">
          <w:pPr>
            <w:ind w:left="432"/>
          </w:pPr>
        </w:pPrChange>
      </w:pPr>
      <w:del w:id="429" w:author="Lawrence King" w:date="2019-11-06T09:10:00Z">
        <w:r w:rsidRPr="002969EF" w:rsidDel="006D0139">
          <w:rPr>
            <w:rFonts w:ascii="Consolas" w:hAnsi="Consolas" w:cs="Calibri"/>
          </w:rPr>
          <w:delText>go get github.com/apache/mynewt-mcumgr-cli/mcumgr</w:delText>
        </w:r>
      </w:del>
    </w:p>
    <w:p w14:paraId="0FD768F4" w14:textId="2B78865F" w:rsidR="00FF4BE6" w:rsidRPr="00C907A5" w:rsidDel="006D0139" w:rsidRDefault="00FF4BE6">
      <w:pPr>
        <w:spacing w:after="0"/>
        <w:rPr>
          <w:del w:id="430" w:author="Lawrence King" w:date="2019-11-06T09:10:00Z"/>
          <w:rFonts w:cs="Calibri"/>
        </w:rPr>
        <w:pPrChange w:id="431" w:author="Lawrence King" w:date="2019-11-06T09:10:00Z">
          <w:pPr/>
        </w:pPrChange>
      </w:pPr>
      <w:del w:id="432" w:author="Lawrence King" w:date="2019-11-06T09:10:00Z">
        <w:r w:rsidRPr="00C907A5" w:rsidDel="006D0139">
          <w:rPr>
            <w:rFonts w:cs="Calibri"/>
          </w:rPr>
          <w:delText>This step of course fails with lots of errors, the solution is here</w:delText>
        </w:r>
        <w:r w:rsidRPr="00FF4BE6" w:rsidDel="006D0139">
          <w:delText xml:space="preserve"> </w:delText>
        </w:r>
        <w:r w:rsidR="006B052A" w:rsidDel="006D0139">
          <w:fldChar w:fldCharType="begin"/>
        </w:r>
        <w:r w:rsidR="006B052A" w:rsidDel="006D0139">
          <w:delInstrText xml:space="preserve"> HYPERLINK "https://github.com/apache/mynewt-mcumgr-cli/issues/8" </w:delInstrText>
        </w:r>
        <w:r w:rsidR="006B052A" w:rsidDel="006D0139">
          <w:fldChar w:fldCharType="separate"/>
        </w:r>
        <w:r w:rsidRPr="00CD6D69" w:rsidDel="006D0139">
          <w:rPr>
            <w:rStyle w:val="Hyperlink"/>
            <w:rFonts w:cs="Calibri"/>
          </w:rPr>
          <w:delText>https://github.com/apache/mynewt-mcumgr-cli/issues/8</w:delText>
        </w:r>
        <w:r w:rsidR="006B052A" w:rsidDel="006D0139">
          <w:rPr>
            <w:rStyle w:val="Hyperlink"/>
            <w:rFonts w:cs="Calibri"/>
          </w:rPr>
          <w:fldChar w:fldCharType="end"/>
        </w:r>
        <w:r w:rsidDel="006D0139">
          <w:rPr>
            <w:rFonts w:cs="Calibri"/>
          </w:rPr>
          <w:delText xml:space="preserve"> </w:delText>
        </w:r>
        <w:r w:rsidRPr="00C907A5" w:rsidDel="006D0139">
          <w:rPr>
            <w:rFonts w:cs="Calibri"/>
          </w:rPr>
          <w:delText xml:space="preserve"> and may be fixed in mcumgr by the time you try these instructions.</w:delText>
        </w:r>
      </w:del>
    </w:p>
    <w:p w14:paraId="55E21C4D" w14:textId="49C7C0E7" w:rsidR="003A16F1" w:rsidRPr="00C907A5" w:rsidDel="006D0139" w:rsidRDefault="003A16F1">
      <w:pPr>
        <w:spacing w:after="0"/>
        <w:rPr>
          <w:del w:id="433" w:author="Lawrence King" w:date="2019-11-06T09:10:00Z"/>
          <w:rFonts w:cs="Calibri"/>
        </w:rPr>
        <w:pPrChange w:id="434" w:author="Lawrence King" w:date="2019-11-06T09:10:00Z">
          <w:pPr/>
        </w:pPrChange>
      </w:pPr>
    </w:p>
    <w:p w14:paraId="5E6490A2" w14:textId="30232292" w:rsidR="003A16F1" w:rsidRPr="00C907A5" w:rsidDel="006D0139" w:rsidRDefault="003A16F1">
      <w:pPr>
        <w:spacing w:after="0"/>
        <w:rPr>
          <w:del w:id="435" w:author="Lawrence King" w:date="2019-11-06T09:10:00Z"/>
          <w:rFonts w:cs="Calibri"/>
        </w:rPr>
        <w:pPrChange w:id="436" w:author="Lawrence King" w:date="2019-11-06T09:10:00Z">
          <w:pPr/>
        </w:pPrChange>
      </w:pPr>
      <w:del w:id="437" w:author="Lawrence King" w:date="2019-11-06T09:10:00Z">
        <w:r w:rsidRPr="00C907A5" w:rsidDel="006D0139">
          <w:rPr>
            <w:rFonts w:cs="Calibri"/>
          </w:rPr>
          <w:delText xml:space="preserve">Shutdown your virtual Linux machine, and on the Windows disable your Bluetooth adaptor in Device Manager. Then restart the virtual machine. </w:delText>
        </w:r>
      </w:del>
    </w:p>
    <w:p w14:paraId="530D8ED0" w14:textId="2AF1E654" w:rsidR="00584856" w:rsidDel="006D0139" w:rsidRDefault="005C3682">
      <w:pPr>
        <w:spacing w:after="0"/>
        <w:rPr>
          <w:del w:id="438" w:author="Lawrence King" w:date="2019-11-06T09:10:00Z"/>
          <w:noProof/>
        </w:rPr>
        <w:pPrChange w:id="439" w:author="Lawrence King" w:date="2019-11-06T09:10:00Z">
          <w:pPr/>
        </w:pPrChange>
      </w:pPr>
      <w:del w:id="440" w:author="Lawrence King" w:date="2019-11-06T09:10:00Z">
        <w:r w:rsidDel="006D0139">
          <w:rPr>
            <w:noProof/>
          </w:rPr>
          <w:drawing>
            <wp:inline distT="0" distB="0" distL="0" distR="0" wp14:anchorId="5900E6D9" wp14:editId="2A7DAAA8">
              <wp:extent cx="3695700" cy="3733800"/>
              <wp:effectExtent l="0" t="0" r="0" b="0"/>
              <wp:docPr id="19" name="Picture 1963674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3674480"/>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5700" cy="3733800"/>
                      </a:xfrm>
                      <a:prstGeom prst="rect">
                        <a:avLst/>
                      </a:prstGeom>
                      <a:noFill/>
                      <a:ln>
                        <a:noFill/>
                      </a:ln>
                    </pic:spPr>
                  </pic:pic>
                </a:graphicData>
              </a:graphic>
            </wp:inline>
          </w:drawing>
        </w:r>
      </w:del>
    </w:p>
    <w:p w14:paraId="4A2C93FC" w14:textId="336B25C4" w:rsidR="00B20248" w:rsidDel="006D0139" w:rsidRDefault="00B20248">
      <w:pPr>
        <w:spacing w:after="0"/>
        <w:rPr>
          <w:del w:id="441" w:author="Lawrence King" w:date="2019-11-06T09:10:00Z"/>
          <w:noProof/>
        </w:rPr>
        <w:pPrChange w:id="442" w:author="Lawrence King" w:date="2019-11-06T09:10:00Z">
          <w:pPr/>
        </w:pPrChange>
      </w:pPr>
      <w:del w:id="443" w:author="Lawrence King" w:date="2019-11-06T09:10:00Z">
        <w:r w:rsidDel="006D0139">
          <w:rPr>
            <w:noProof/>
          </w:rPr>
          <w:delText>Next re-enable the bluetooth device, and the virtual machine will capture it.  You can check everything is working with:</w:delText>
        </w:r>
      </w:del>
    </w:p>
    <w:p w14:paraId="2B35FCE5" w14:textId="3FF0EFB9" w:rsidR="00B20248" w:rsidDel="006D0139" w:rsidRDefault="00B20248">
      <w:pPr>
        <w:spacing w:after="0"/>
        <w:rPr>
          <w:del w:id="444" w:author="Lawrence King" w:date="2019-11-06T09:10:00Z"/>
          <w:rFonts w:ascii="Consolas" w:hAnsi="Consolas"/>
          <w:noProof/>
        </w:rPr>
        <w:pPrChange w:id="445" w:author="Lawrence King" w:date="2019-11-06T09:10:00Z">
          <w:pPr>
            <w:spacing w:after="0"/>
            <w:ind w:left="576"/>
          </w:pPr>
        </w:pPrChange>
      </w:pPr>
      <w:del w:id="446" w:author="Lawrence King" w:date="2019-11-06T09:10:00Z">
        <w:r w:rsidDel="006D0139">
          <w:rPr>
            <w:rFonts w:ascii="Consolas" w:hAnsi="Consolas"/>
            <w:noProof/>
          </w:rPr>
          <w:delText>h</w:delText>
        </w:r>
        <w:r w:rsidRPr="00B20248" w:rsidDel="006D0139">
          <w:rPr>
            <w:rFonts w:ascii="Consolas" w:hAnsi="Consolas"/>
            <w:noProof/>
          </w:rPr>
          <w:delText>ciconfig -a</w:delText>
        </w:r>
      </w:del>
    </w:p>
    <w:p w14:paraId="5133A892" w14:textId="631A5917" w:rsidR="0022183C" w:rsidDel="006D0139" w:rsidRDefault="0022183C">
      <w:pPr>
        <w:spacing w:after="0"/>
        <w:rPr>
          <w:del w:id="447" w:author="Lawrence King" w:date="2019-11-06T09:10:00Z"/>
          <w:rFonts w:ascii="Consolas" w:hAnsi="Consolas"/>
        </w:rPr>
        <w:pPrChange w:id="448" w:author="Lawrence King" w:date="2019-11-06T09:10:00Z">
          <w:pPr>
            <w:spacing w:after="0"/>
            <w:ind w:left="576"/>
          </w:pPr>
        </w:pPrChange>
      </w:pPr>
      <w:del w:id="449" w:author="Lawrence King" w:date="2019-11-06T09:10:00Z">
        <w:r w:rsidRPr="0022183C" w:rsidDel="006D0139">
          <w:rPr>
            <w:rFonts w:ascii="Consolas" w:hAnsi="Consolas"/>
          </w:rPr>
          <w:delText>rfkill list</w:delText>
        </w:r>
      </w:del>
    </w:p>
    <w:p w14:paraId="45D6B88A" w14:textId="0A7DF55C" w:rsidR="0022183C" w:rsidRPr="00B20248" w:rsidDel="006D0139" w:rsidRDefault="00CA664C">
      <w:pPr>
        <w:spacing w:after="0"/>
        <w:rPr>
          <w:del w:id="450" w:author="Lawrence King" w:date="2019-11-06T09:10:00Z"/>
          <w:rFonts w:ascii="Consolas" w:hAnsi="Consolas"/>
        </w:rPr>
        <w:pPrChange w:id="451" w:author="Lawrence King" w:date="2019-11-06T09:10:00Z">
          <w:pPr>
            <w:spacing w:after="0"/>
            <w:ind w:left="576"/>
          </w:pPr>
        </w:pPrChange>
      </w:pPr>
      <w:del w:id="452" w:author="Lawrence King" w:date="2019-11-06T09:10:00Z">
        <w:r w:rsidRPr="00CA664C" w:rsidDel="006D0139">
          <w:rPr>
            <w:rFonts w:ascii="Consolas" w:hAnsi="Consolas"/>
          </w:rPr>
          <w:delText>hciconfig dev</w:delText>
        </w:r>
      </w:del>
    </w:p>
    <w:p w14:paraId="59725542" w14:textId="2E596C24" w:rsidR="00FF4BE6" w:rsidDel="006D0139" w:rsidRDefault="008C34A8">
      <w:pPr>
        <w:spacing w:after="0"/>
        <w:rPr>
          <w:del w:id="453" w:author="Lawrence King" w:date="2019-11-06T09:10:00Z"/>
        </w:rPr>
        <w:pPrChange w:id="454" w:author="Lawrence King" w:date="2019-11-06T09:10:00Z">
          <w:pPr>
            <w:pStyle w:val="Heading2"/>
          </w:pPr>
        </w:pPrChange>
      </w:pPr>
      <w:bookmarkStart w:id="455" w:name="_Toc21022942"/>
      <w:bookmarkStart w:id="456" w:name="_Toc21021746"/>
      <w:del w:id="457" w:author="Lawrence King" w:date="2019-11-06T09:10:00Z">
        <w:r w:rsidDel="006D0139">
          <w:delText>Build</w:delText>
        </w:r>
        <w:r w:rsidR="00FF4BE6" w:rsidDel="006D0139">
          <w:delText xml:space="preserve"> a second Image, then upload to the MDK</w:delText>
        </w:r>
        <w:bookmarkEnd w:id="455"/>
        <w:bookmarkEnd w:id="456"/>
      </w:del>
    </w:p>
    <w:p w14:paraId="123D97A0" w14:textId="20F6B211" w:rsidR="000E3407" w:rsidDel="006D0139" w:rsidRDefault="00FF4BE6">
      <w:pPr>
        <w:spacing w:after="0"/>
        <w:rPr>
          <w:del w:id="458" w:author="Lawrence King" w:date="2019-11-06T09:10:00Z"/>
        </w:rPr>
        <w:pPrChange w:id="459" w:author="Lawrence King" w:date="2019-11-06T09:10:00Z">
          <w:pPr/>
        </w:pPrChange>
      </w:pPr>
      <w:del w:id="460" w:author="Lawrence King" w:date="2019-11-06T09:10:00Z">
        <w:r w:rsidDel="006D0139">
          <w:delText xml:space="preserve">Build and sign new version of the app </w:delText>
        </w:r>
      </w:del>
    </w:p>
    <w:p w14:paraId="5FEE9603" w14:textId="358FCF38" w:rsidR="00FF4BE6" w:rsidRPr="001F1E86" w:rsidDel="006D0139" w:rsidRDefault="00FF4BE6">
      <w:pPr>
        <w:spacing w:after="0"/>
        <w:rPr>
          <w:del w:id="461" w:author="Lawrence King" w:date="2019-11-06T09:10:00Z"/>
          <w:rFonts w:ascii="Consolas" w:hAnsi="Consolas"/>
        </w:rPr>
      </w:pPr>
      <w:del w:id="462" w:author="Lawrence King" w:date="2019-11-06T09:10:00Z">
        <w:r w:rsidDel="006D0139">
          <w:tab/>
        </w:r>
        <w:r w:rsidR="001F1E86" w:rsidRPr="001F1E86" w:rsidDel="006D0139">
          <w:rPr>
            <w:rFonts w:ascii="Consolas" w:hAnsi="Consolas"/>
          </w:rPr>
          <w:delText>c</w:delText>
        </w:r>
        <w:r w:rsidRPr="001F1E86" w:rsidDel="006D0139">
          <w:rPr>
            <w:rFonts w:ascii="Consolas" w:hAnsi="Consolas"/>
          </w:rPr>
          <w:delText>d ~/rc-demo/Gen_1</w:delText>
        </w:r>
      </w:del>
    </w:p>
    <w:p w14:paraId="5EFDD677" w14:textId="0818B4CD" w:rsidR="00FF4BE6" w:rsidRPr="001F1E86" w:rsidDel="006D0139" w:rsidRDefault="00FF4BE6">
      <w:pPr>
        <w:spacing w:after="0"/>
        <w:rPr>
          <w:del w:id="463" w:author="Lawrence King" w:date="2019-11-06T09:10:00Z"/>
          <w:rFonts w:ascii="Consolas" w:hAnsi="Consolas"/>
        </w:rPr>
      </w:pPr>
      <w:del w:id="464" w:author="Lawrence King" w:date="2019-11-06T09:10:00Z">
        <w:r w:rsidRPr="001F1E86" w:rsidDel="006D0139">
          <w:rPr>
            <w:rFonts w:ascii="Consolas" w:hAnsi="Consolas"/>
          </w:rPr>
          <w:tab/>
        </w:r>
        <w:r w:rsidR="001F1E86" w:rsidRPr="001F1E86" w:rsidDel="006D0139">
          <w:rPr>
            <w:rFonts w:ascii="Consolas" w:hAnsi="Consolas"/>
          </w:rPr>
          <w:delText>w</w:delText>
        </w:r>
        <w:r w:rsidRPr="001F1E86" w:rsidDel="006D0139">
          <w:rPr>
            <w:rFonts w:ascii="Consolas" w:hAnsi="Consolas"/>
          </w:rPr>
          <w:delText>est build</w:delText>
        </w:r>
      </w:del>
    </w:p>
    <w:p w14:paraId="4B198A37" w14:textId="22FC378D" w:rsidR="00FF4BE6" w:rsidDel="006D0139" w:rsidRDefault="00FF4BE6">
      <w:pPr>
        <w:spacing w:after="0"/>
        <w:rPr>
          <w:del w:id="465" w:author="Lawrence King" w:date="2019-11-06T09:10:00Z"/>
          <w:rFonts w:ascii="Consolas" w:hAnsi="Consolas"/>
        </w:rPr>
        <w:pPrChange w:id="466" w:author="Lawrence King" w:date="2019-11-06T09:10:00Z">
          <w:pPr/>
        </w:pPrChange>
      </w:pPr>
      <w:del w:id="467" w:author="Lawrence King" w:date="2019-11-06T09:10:00Z">
        <w:r w:rsidRPr="001F1E86" w:rsidDel="006D0139">
          <w:rPr>
            <w:rFonts w:ascii="Consolas" w:hAnsi="Consolas"/>
          </w:rPr>
          <w:tab/>
        </w:r>
        <w:r w:rsidR="001F1E86" w:rsidRPr="001F1E86" w:rsidDel="006D0139">
          <w:rPr>
            <w:rFonts w:ascii="Consolas" w:hAnsi="Consolas"/>
          </w:rPr>
          <w:delText>west sign -t imgtool -- --key ../mcuboot/mykey-rsa-2048.pem --version 1.</w:delText>
        </w:r>
        <w:r w:rsidR="008C34A8" w:rsidDel="006D0139">
          <w:rPr>
            <w:rFonts w:ascii="Consolas" w:hAnsi="Consolas"/>
          </w:rPr>
          <w:delText>1</w:delText>
        </w:r>
      </w:del>
    </w:p>
    <w:p w14:paraId="2DD84AE8" w14:textId="3257FA05" w:rsidR="001F1E86" w:rsidRPr="00C907A5" w:rsidDel="006D0139" w:rsidRDefault="001F1E86">
      <w:pPr>
        <w:spacing w:after="0"/>
        <w:rPr>
          <w:del w:id="468" w:author="Lawrence King" w:date="2019-11-06T09:10:00Z"/>
          <w:rFonts w:cs="Calibri"/>
        </w:rPr>
      </w:pPr>
      <w:del w:id="469" w:author="Lawrence King" w:date="2019-11-06T09:10:00Z">
        <w:r w:rsidRPr="00C907A5" w:rsidDel="006D0139">
          <w:rPr>
            <w:rFonts w:cs="Calibri"/>
          </w:rPr>
          <w:delText>Then use mcumgr to upload it over Bluetooth to the MDK</w:delText>
        </w:r>
      </w:del>
    </w:p>
    <w:p w14:paraId="5DBE6179" w14:textId="12536B45" w:rsidR="00D872F6" w:rsidRPr="00D872F6" w:rsidDel="006D0139" w:rsidRDefault="00D872F6">
      <w:pPr>
        <w:spacing w:after="0"/>
        <w:rPr>
          <w:del w:id="470" w:author="Lawrence King" w:date="2019-11-06T09:10:00Z"/>
          <w:rFonts w:ascii="Consolas" w:hAnsi="Consolas" w:cs="Calibri"/>
        </w:rPr>
      </w:pPr>
      <w:del w:id="471" w:author="Lawrence King" w:date="2019-11-06T09:10:00Z">
        <w:r w:rsidRPr="00C907A5" w:rsidDel="006D0139">
          <w:rPr>
            <w:rFonts w:cs="Calibri"/>
          </w:rPr>
          <w:tab/>
        </w:r>
        <w:r w:rsidDel="006D0139">
          <w:rPr>
            <w:rFonts w:ascii="Consolas" w:hAnsi="Consolas" w:cs="Calibri"/>
          </w:rPr>
          <w:delText>s</w:delText>
        </w:r>
        <w:r w:rsidRPr="00D872F6" w:rsidDel="006D0139">
          <w:rPr>
            <w:rFonts w:ascii="Consolas" w:hAnsi="Consolas" w:cs="Calibri"/>
          </w:rPr>
          <w:delText>udo bash</w:delText>
        </w:r>
      </w:del>
    </w:p>
    <w:p w14:paraId="6BAE4BD3" w14:textId="2AF07CE3" w:rsidR="00E46E26" w:rsidRPr="00E46E26" w:rsidDel="006D0139" w:rsidRDefault="00E46E26">
      <w:pPr>
        <w:spacing w:after="0"/>
        <w:rPr>
          <w:del w:id="472" w:author="Lawrence King" w:date="2019-11-06T09:10:00Z"/>
          <w:rFonts w:ascii="Consolas" w:hAnsi="Consolas" w:cs="Calibri"/>
        </w:rPr>
        <w:pPrChange w:id="473" w:author="Lawrence King" w:date="2019-11-06T09:10:00Z">
          <w:pPr>
            <w:spacing w:after="0"/>
            <w:ind w:firstLine="720"/>
          </w:pPr>
        </w:pPrChange>
      </w:pPr>
      <w:del w:id="474" w:author="Lawrence King" w:date="2019-11-06T09:10:00Z">
        <w:r w:rsidRPr="00E46E26" w:rsidDel="006D0139">
          <w:rPr>
            <w:rFonts w:ascii="Consolas" w:hAnsi="Consolas" w:cs="Calibri"/>
          </w:rPr>
          <w:delText>hciconfig hci0 up</w:delText>
        </w:r>
      </w:del>
    </w:p>
    <w:p w14:paraId="189FDAEF" w14:textId="34BE7789" w:rsidR="008C34A8" w:rsidDel="006D0139" w:rsidRDefault="008C34A8">
      <w:pPr>
        <w:spacing w:after="0"/>
        <w:rPr>
          <w:del w:id="475" w:author="Lawrence King" w:date="2019-11-06T09:10:00Z"/>
          <w:rFonts w:ascii="Consolas" w:hAnsi="Consolas" w:cs="Calibri"/>
        </w:rPr>
        <w:pPrChange w:id="476" w:author="Lawrence King" w:date="2019-11-06T09:10:00Z">
          <w:pPr>
            <w:spacing w:after="0"/>
            <w:ind w:left="720"/>
          </w:pPr>
        </w:pPrChange>
      </w:pPr>
      <w:del w:id="477" w:author="Lawrence King" w:date="2019-11-06T09:10:00Z">
        <w:r w:rsidRPr="008C34A8" w:rsidDel="006D0139">
          <w:rPr>
            <w:rFonts w:ascii="Consolas" w:hAnsi="Consolas" w:cs="Calibri"/>
          </w:rPr>
          <w:delText>mcumgr conn add zephyr type=ble connstring=peer_name=Zephyr</w:delText>
        </w:r>
      </w:del>
    </w:p>
    <w:p w14:paraId="479ED146" w14:textId="289CF1A9" w:rsidR="0022183C" w:rsidRPr="008C34A8" w:rsidDel="006D0139" w:rsidRDefault="0022183C">
      <w:pPr>
        <w:spacing w:after="0"/>
        <w:rPr>
          <w:del w:id="478" w:author="Lawrence King" w:date="2019-11-06T09:10:00Z"/>
          <w:rFonts w:ascii="Consolas" w:hAnsi="Consolas" w:cs="Calibri"/>
        </w:rPr>
        <w:pPrChange w:id="479" w:author="Lawrence King" w:date="2019-11-06T09:10:00Z">
          <w:pPr>
            <w:spacing w:after="0"/>
            <w:ind w:left="720"/>
          </w:pPr>
        </w:pPrChange>
      </w:pPr>
      <w:del w:id="480" w:author="Lawrence King" w:date="2019-11-06T09:10:00Z">
        <w:r w:rsidRPr="008C34A8" w:rsidDel="006D0139">
          <w:rPr>
            <w:rFonts w:ascii="Consolas" w:hAnsi="Consolas" w:cs="Calibri"/>
          </w:rPr>
          <w:delText xml:space="preserve">mcumgr -c zephyr image </w:delText>
        </w:r>
        <w:r w:rsidDel="006D0139">
          <w:rPr>
            <w:rFonts w:ascii="Consolas" w:hAnsi="Consolas" w:cs="Calibri"/>
          </w:rPr>
          <w:delText>list</w:delText>
        </w:r>
      </w:del>
    </w:p>
    <w:p w14:paraId="32CF4B17" w14:textId="27EFB058" w:rsidR="0022183C" w:rsidRPr="008C34A8" w:rsidDel="006D0139" w:rsidRDefault="0022183C">
      <w:pPr>
        <w:spacing w:after="0"/>
        <w:rPr>
          <w:del w:id="481" w:author="Lawrence King" w:date="2019-11-06T09:10:00Z"/>
          <w:rFonts w:ascii="Consolas" w:hAnsi="Consolas" w:cs="Calibri"/>
        </w:rPr>
        <w:pPrChange w:id="482" w:author="Lawrence King" w:date="2019-11-06T09:10:00Z">
          <w:pPr>
            <w:spacing w:after="0"/>
            <w:ind w:left="720"/>
          </w:pPr>
        </w:pPrChange>
      </w:pPr>
    </w:p>
    <w:p w14:paraId="558070F8" w14:textId="03756403" w:rsidR="008C34A8" w:rsidRPr="008C34A8" w:rsidDel="006D0139" w:rsidRDefault="008C34A8">
      <w:pPr>
        <w:spacing w:after="0"/>
        <w:rPr>
          <w:del w:id="483" w:author="Lawrence King" w:date="2019-11-06T09:10:00Z"/>
          <w:rFonts w:ascii="Consolas" w:hAnsi="Consolas" w:cs="Calibri"/>
        </w:rPr>
        <w:pPrChange w:id="484" w:author="Lawrence King" w:date="2019-11-06T09:10:00Z">
          <w:pPr>
            <w:spacing w:after="0"/>
            <w:ind w:left="720"/>
          </w:pPr>
        </w:pPrChange>
      </w:pPr>
      <w:del w:id="485" w:author="Lawrence King" w:date="2019-11-06T09:10:00Z">
        <w:r w:rsidRPr="008C34A8" w:rsidDel="006D0139">
          <w:rPr>
            <w:rFonts w:ascii="Consolas" w:hAnsi="Consolas" w:cs="Calibri"/>
          </w:rPr>
          <w:delText>mcumgr -c zephyr image upload image.signed.bin</w:delText>
        </w:r>
      </w:del>
    </w:p>
    <w:p w14:paraId="3B7ABC1A" w14:textId="5F1CEEE6" w:rsidR="008C34A8" w:rsidRPr="008C34A8" w:rsidDel="006D0139" w:rsidRDefault="008C34A8">
      <w:pPr>
        <w:spacing w:after="0"/>
        <w:rPr>
          <w:del w:id="486" w:author="Lawrence King" w:date="2019-11-06T09:10:00Z"/>
          <w:rFonts w:ascii="Consolas" w:hAnsi="Consolas" w:cs="Calibri"/>
        </w:rPr>
        <w:pPrChange w:id="487" w:author="Lawrence King" w:date="2019-11-06T09:10:00Z">
          <w:pPr>
            <w:spacing w:after="0"/>
            <w:ind w:left="720"/>
          </w:pPr>
        </w:pPrChange>
      </w:pPr>
      <w:del w:id="488" w:author="Lawrence King" w:date="2019-11-06T09:10:00Z">
        <w:r w:rsidRPr="008C34A8" w:rsidDel="006D0139">
          <w:rPr>
            <w:rFonts w:ascii="Consolas" w:hAnsi="Consolas" w:cs="Calibri"/>
          </w:rPr>
          <w:delText>mcumgr -c zephyr image show</w:delText>
        </w:r>
      </w:del>
    </w:p>
    <w:p w14:paraId="6E8EFB66" w14:textId="20FDCE7B" w:rsidR="008C34A8" w:rsidRPr="008C34A8" w:rsidDel="006D0139" w:rsidRDefault="008C34A8">
      <w:pPr>
        <w:spacing w:after="0"/>
        <w:rPr>
          <w:del w:id="489" w:author="Lawrence King" w:date="2019-11-06T09:10:00Z"/>
          <w:rFonts w:ascii="Consolas" w:hAnsi="Consolas" w:cs="Calibri"/>
        </w:rPr>
        <w:pPrChange w:id="490" w:author="Lawrence King" w:date="2019-11-06T09:10:00Z">
          <w:pPr>
            <w:spacing w:after="0"/>
            <w:ind w:left="720"/>
          </w:pPr>
        </w:pPrChange>
      </w:pPr>
      <w:del w:id="491" w:author="Lawrence King" w:date="2019-11-06T09:10:00Z">
        <w:r w:rsidRPr="008C34A8" w:rsidDel="006D0139">
          <w:rPr>
            <w:rFonts w:ascii="Consolas" w:hAnsi="Consolas" w:cs="Calibri"/>
          </w:rPr>
          <w:delText>mcumgr -c zephyr image confirm</w:delText>
        </w:r>
      </w:del>
    </w:p>
    <w:p w14:paraId="7E4F5C9B" w14:textId="10FE7539" w:rsidR="00813A41" w:rsidDel="006D0139" w:rsidRDefault="008C34A8">
      <w:pPr>
        <w:spacing w:after="0"/>
        <w:rPr>
          <w:del w:id="492" w:author="Lawrence King" w:date="2019-11-06T09:10:00Z"/>
          <w:rFonts w:ascii="Consolas" w:hAnsi="Consolas" w:cs="Calibri"/>
        </w:rPr>
        <w:pPrChange w:id="493" w:author="Lawrence King" w:date="2019-11-06T09:10:00Z">
          <w:pPr>
            <w:spacing w:after="0"/>
            <w:ind w:left="720"/>
          </w:pPr>
        </w:pPrChange>
      </w:pPr>
      <w:del w:id="494" w:author="Lawrence King" w:date="2019-11-06T09:10:00Z">
        <w:r w:rsidRPr="008C34A8" w:rsidDel="006D0139">
          <w:rPr>
            <w:rFonts w:ascii="Consolas" w:hAnsi="Consolas" w:cs="Calibri"/>
          </w:rPr>
          <w:delText># press the reset button</w:delText>
        </w:r>
      </w:del>
    </w:p>
    <w:p w14:paraId="45A09D85" w14:textId="0CE3BCA3" w:rsidR="00813A41" w:rsidDel="006D0139" w:rsidRDefault="00813A41">
      <w:pPr>
        <w:spacing w:after="0"/>
        <w:rPr>
          <w:del w:id="495" w:author="Lawrence King" w:date="2019-11-06T09:10:00Z"/>
          <w:rFonts w:ascii="Consolas" w:hAnsi="Consolas" w:cs="Calibri"/>
        </w:rPr>
      </w:pPr>
    </w:p>
    <w:p w14:paraId="3DC7D0DB" w14:textId="6B82D6E1" w:rsidR="0026104E" w:rsidDel="006D0139" w:rsidRDefault="0026104E">
      <w:pPr>
        <w:spacing w:after="0"/>
        <w:rPr>
          <w:del w:id="496" w:author="Lawrence King" w:date="2019-11-06T09:10:00Z"/>
        </w:rPr>
        <w:pPrChange w:id="497" w:author="Lawrence King" w:date="2019-11-06T09:10:00Z">
          <w:pPr>
            <w:pStyle w:val="Heading1"/>
          </w:pPr>
        </w:pPrChange>
      </w:pPr>
      <w:bookmarkStart w:id="498" w:name="_Toc21022943"/>
      <w:bookmarkStart w:id="499" w:name="_Toc21021747"/>
      <w:del w:id="500" w:author="Lawrence King" w:date="2019-11-06T09:10:00Z">
        <w:r w:rsidRPr="0026104E" w:rsidDel="006D0139">
          <w:delText>References</w:delText>
        </w:r>
        <w:bookmarkEnd w:id="498"/>
        <w:bookmarkEnd w:id="499"/>
      </w:del>
    </w:p>
    <w:p w14:paraId="35A43DB9" w14:textId="13809985" w:rsidR="0026104E" w:rsidDel="006D0139" w:rsidRDefault="0026104E">
      <w:pPr>
        <w:spacing w:after="0"/>
        <w:rPr>
          <w:del w:id="501" w:author="Lawrence King" w:date="2019-11-06T09:10:00Z"/>
        </w:rPr>
      </w:pPr>
      <w:del w:id="502" w:author="Lawrence King" w:date="2019-11-06T09:10:00Z">
        <w:r w:rsidRPr="00C907A5" w:rsidDel="006D0139">
          <w:rPr>
            <w:rFonts w:ascii="Calibri Light" w:hAnsi="Calibri Light" w:cs="Calibri Light"/>
          </w:rPr>
          <w:tab/>
        </w:r>
        <w:r w:rsidR="006B052A" w:rsidDel="006D0139">
          <w:fldChar w:fldCharType="begin"/>
        </w:r>
        <w:r w:rsidR="006B052A" w:rsidDel="006D0139">
          <w:delInstrText xml:space="preserve"> HYPERLINK "https://docs.zephyrproject.org/latest/samples/subsys/usb/dfu/README.html" </w:delInstrText>
        </w:r>
        <w:r w:rsidR="006B052A" w:rsidDel="006D0139">
          <w:fldChar w:fldCharType="separate"/>
        </w:r>
        <w:r w:rsidRPr="0026104E" w:rsidDel="006D0139">
          <w:rPr>
            <w:rStyle w:val="Hyperlink"/>
          </w:rPr>
          <w:delText>https://docs.zephyrproject.org/latest/samples/subsys/usb/dfu/README.html</w:delText>
        </w:r>
        <w:r w:rsidR="006B052A" w:rsidDel="006D0139">
          <w:rPr>
            <w:rStyle w:val="Hyperlink"/>
          </w:rPr>
          <w:fldChar w:fldCharType="end"/>
        </w:r>
        <w:r w:rsidDel="006D0139">
          <w:delText xml:space="preserve"> </w:delText>
        </w:r>
      </w:del>
    </w:p>
    <w:p w14:paraId="78E0A5B7" w14:textId="162D269A" w:rsidR="0026104E" w:rsidDel="006D0139" w:rsidRDefault="0026104E">
      <w:pPr>
        <w:spacing w:after="0"/>
        <w:rPr>
          <w:del w:id="503" w:author="Lawrence King" w:date="2019-11-06T09:10:00Z"/>
        </w:rPr>
      </w:pPr>
      <w:del w:id="504" w:author="Lawrence King" w:date="2019-11-06T09:10:00Z">
        <w:r w:rsidDel="006D0139">
          <w:tab/>
        </w:r>
        <w:r w:rsidR="006B052A" w:rsidDel="006D0139">
          <w:fldChar w:fldCharType="begin"/>
        </w:r>
        <w:r w:rsidR="006B052A" w:rsidDel="006D0139">
          <w:delInstrText xml:space="preserve"> HYPERLINK "https://foundries.io/insights/2018/04/17/20180417-mcumgr-dfu/" </w:delInstrText>
        </w:r>
        <w:r w:rsidR="006B052A" w:rsidDel="006D0139">
          <w:fldChar w:fldCharType="separate"/>
        </w:r>
        <w:r w:rsidRPr="0026104E" w:rsidDel="006D0139">
          <w:rPr>
            <w:rStyle w:val="Hyperlink"/>
          </w:rPr>
          <w:delText>https://foundries.io/insights/2018/04/17/20180417-mcumgr-dfu/</w:delText>
        </w:r>
        <w:r w:rsidR="006B052A" w:rsidDel="006D0139">
          <w:rPr>
            <w:rStyle w:val="Hyperlink"/>
          </w:rPr>
          <w:fldChar w:fldCharType="end"/>
        </w:r>
      </w:del>
    </w:p>
    <w:p w14:paraId="5D425092" w14:textId="234B9523" w:rsidR="003124A0" w:rsidDel="006D0139" w:rsidRDefault="003124A0">
      <w:pPr>
        <w:spacing w:after="0"/>
        <w:rPr>
          <w:del w:id="505" w:author="Lawrence King" w:date="2019-11-06T09:10:00Z"/>
        </w:rPr>
      </w:pPr>
      <w:del w:id="506" w:author="Lawrence King" w:date="2019-11-06T09:10:00Z">
        <w:r w:rsidDel="006D0139">
          <w:tab/>
        </w:r>
        <w:r w:rsidR="006B052A" w:rsidDel="006D0139">
          <w:fldChar w:fldCharType="begin"/>
        </w:r>
        <w:r w:rsidR="006B052A" w:rsidDel="006D0139">
          <w:delInstrText xml:space="preserve"> HYPERLINK "https://medium.com/@arnsoft/zephyr-rtos-with-mcuboot-3d8de3c493bd" </w:delInstrText>
        </w:r>
        <w:r w:rsidR="006B052A" w:rsidDel="006D0139">
          <w:fldChar w:fldCharType="separate"/>
        </w:r>
        <w:r w:rsidRPr="003124A0" w:rsidDel="006D0139">
          <w:rPr>
            <w:rStyle w:val="Hyperlink"/>
          </w:rPr>
          <w:delText>https://medium.com/@arnsoft/zephyr-rtos-with-mcuboot-3d8de3c493bd</w:delText>
        </w:r>
        <w:r w:rsidR="006B052A" w:rsidDel="006D0139">
          <w:rPr>
            <w:rStyle w:val="Hyperlink"/>
          </w:rPr>
          <w:fldChar w:fldCharType="end"/>
        </w:r>
      </w:del>
    </w:p>
    <w:p w14:paraId="5419CAE1" w14:textId="138E9A83" w:rsidR="0026104E" w:rsidDel="006D0139" w:rsidRDefault="0026104E">
      <w:pPr>
        <w:spacing w:after="0"/>
        <w:rPr>
          <w:del w:id="507" w:author="Lawrence King" w:date="2019-11-06T09:10:00Z"/>
        </w:rPr>
      </w:pPr>
      <w:del w:id="508" w:author="Lawrence King" w:date="2019-11-06T09:10:00Z">
        <w:r w:rsidDel="006D0139">
          <w:tab/>
        </w:r>
        <w:r w:rsidR="006B052A" w:rsidDel="006D0139">
          <w:fldChar w:fldCharType="begin"/>
        </w:r>
        <w:r w:rsidR="006B052A" w:rsidDel="006D0139">
          <w:delInstrText xml:space="preserve"> HYPERLINK "https://docs.zephyrproject.org/1.13.0/samples/subsys/mgmt/mcumgr/smp_svr/README.html" \l "smp-svr-sample" </w:delInstrText>
        </w:r>
        <w:r w:rsidR="006B052A" w:rsidDel="006D0139">
          <w:fldChar w:fldCharType="separate"/>
        </w:r>
        <w:r w:rsidR="00E0494D" w:rsidRPr="00E0494D" w:rsidDel="006D0139">
          <w:rPr>
            <w:rStyle w:val="Hyperlink"/>
          </w:rPr>
          <w:delText>https://docs.zephyrproject.org/1.13.0/samples/subsys/mgmt/mcumgr/smp_svr/README.html#smp-svr-sample</w:delText>
        </w:r>
        <w:r w:rsidR="006B052A" w:rsidDel="006D0139">
          <w:rPr>
            <w:rStyle w:val="Hyperlink"/>
          </w:rPr>
          <w:fldChar w:fldCharType="end"/>
        </w:r>
      </w:del>
    </w:p>
    <w:p w14:paraId="7C88EB68" w14:textId="4B82B272" w:rsidR="00ED3F11" w:rsidDel="006D0139" w:rsidRDefault="00D40F4C">
      <w:pPr>
        <w:spacing w:after="0"/>
        <w:rPr>
          <w:del w:id="509" w:author="Lawrence King" w:date="2019-11-06T09:10:00Z"/>
        </w:rPr>
      </w:pPr>
      <w:del w:id="510" w:author="Lawrence King" w:date="2019-11-06T09:10:00Z">
        <w:r w:rsidDel="006D0139">
          <w:tab/>
        </w:r>
        <w:r w:rsidR="006B052A" w:rsidDel="006D0139">
          <w:fldChar w:fldCharType="begin"/>
        </w:r>
        <w:r w:rsidR="006B052A" w:rsidDel="006D0139">
          <w:delInstrText xml:space="preserve"> HYPERLINK "https://github.com/apache/mynewt-mcumgr-cli" </w:delInstrText>
        </w:r>
        <w:r w:rsidR="006B052A" w:rsidDel="006D0139">
          <w:fldChar w:fldCharType="separate"/>
        </w:r>
        <w:r w:rsidRPr="00D40F4C" w:rsidDel="006D0139">
          <w:rPr>
            <w:rStyle w:val="Hyperlink"/>
          </w:rPr>
          <w:delText>https://github.com/apache/mynewt-mcumgr-cli</w:delText>
        </w:r>
        <w:r w:rsidR="006B052A" w:rsidDel="006D0139">
          <w:rPr>
            <w:rStyle w:val="Hyperlink"/>
          </w:rPr>
          <w:fldChar w:fldCharType="end"/>
        </w:r>
        <w:r w:rsidDel="006D0139">
          <w:delText xml:space="preserve"> </w:delText>
        </w:r>
      </w:del>
    </w:p>
    <w:p w14:paraId="2BBBF489" w14:textId="7004A6AA" w:rsidR="000E3407" w:rsidRPr="00C907A5" w:rsidDel="006D0139" w:rsidRDefault="000E3407">
      <w:pPr>
        <w:spacing w:after="0"/>
        <w:rPr>
          <w:del w:id="511" w:author="Lawrence King" w:date="2019-11-06T09:10:00Z"/>
          <w:rFonts w:ascii="Calibri Light" w:hAnsi="Calibri Light" w:cs="Calibri Light"/>
        </w:rPr>
      </w:pPr>
    </w:p>
    <w:p w14:paraId="64A0FA11" w14:textId="7D7AAD22" w:rsidR="003A2125" w:rsidRPr="00C907A5" w:rsidDel="006D0139" w:rsidRDefault="003A2125">
      <w:pPr>
        <w:spacing w:after="0"/>
        <w:rPr>
          <w:del w:id="512" w:author="Lawrence King" w:date="2019-11-06T09:10:00Z"/>
          <w:rFonts w:cs="Calibri"/>
        </w:rPr>
      </w:pPr>
    </w:p>
    <w:p w14:paraId="7C93EB36" w14:textId="48F0F61C" w:rsidR="00324FD9" w:rsidDel="006D0139" w:rsidRDefault="00324FD9">
      <w:pPr>
        <w:spacing w:after="0"/>
        <w:rPr>
          <w:del w:id="513" w:author="Lawrence King" w:date="2019-11-06T09:10:00Z"/>
        </w:rPr>
        <w:pPrChange w:id="514" w:author="Lawrence King" w:date="2019-11-06T09:10:00Z">
          <w:pPr/>
        </w:pPrChange>
      </w:pPr>
      <w:del w:id="515" w:author="Lawrence King" w:date="2019-11-06T09:10:00Z">
        <w:r w:rsidDel="006D0139">
          <w:delText>Iota Beam – startup security sensors</w:delText>
        </w:r>
      </w:del>
    </w:p>
    <w:p w14:paraId="51B37AA4" w14:textId="2E6B1487" w:rsidR="00324FD9" w:rsidDel="006D0139" w:rsidRDefault="00324FD9">
      <w:pPr>
        <w:spacing w:after="0"/>
        <w:rPr>
          <w:del w:id="516" w:author="Lawrence King" w:date="2019-11-06T09:10:00Z"/>
        </w:rPr>
        <w:pPrChange w:id="517" w:author="Lawrence King" w:date="2019-11-06T09:10:00Z">
          <w:pPr/>
        </w:pPrChange>
      </w:pPr>
      <w:del w:id="518" w:author="Lawrence King" w:date="2019-11-06T09:10:00Z">
        <w:r w:rsidDel="006D0139">
          <w:delText>GE Predex Edge = Linux box with Yocto – Docker containers</w:delText>
        </w:r>
      </w:del>
    </w:p>
    <w:p w14:paraId="2E3DEAEF" w14:textId="3546AF2D" w:rsidR="006F7567" w:rsidRPr="005D3A24" w:rsidDel="006D0139" w:rsidRDefault="1BB5AF4E">
      <w:pPr>
        <w:spacing w:after="0"/>
        <w:rPr>
          <w:del w:id="519" w:author="Lawrence King" w:date="2019-11-06T09:10:00Z"/>
        </w:rPr>
        <w:pPrChange w:id="520" w:author="Lawrence King" w:date="2019-11-06T09:10:00Z">
          <w:pPr>
            <w:pStyle w:val="Heading1"/>
            <w:spacing w:after="0"/>
          </w:pPr>
        </w:pPrChange>
      </w:pPr>
      <w:del w:id="521" w:author="Lawrence King" w:date="2019-11-06T09:10:00Z">
        <w:r w:rsidRPr="005D3A24" w:rsidDel="006D0139">
          <w:delText xml:space="preserve">Proof of </w:delText>
        </w:r>
        <w:r w:rsidR="54DB317C" w:rsidRPr="005D3A24" w:rsidDel="006D0139">
          <w:delText>Concept</w:delText>
        </w:r>
      </w:del>
    </w:p>
    <w:p w14:paraId="457EE956" w14:textId="6DEAA851" w:rsidR="006F7567" w:rsidRPr="00C907A5" w:rsidDel="006D0139" w:rsidRDefault="7611301E">
      <w:pPr>
        <w:spacing w:after="0"/>
        <w:rPr>
          <w:del w:id="522" w:author="Lawrence King" w:date="2019-11-06T09:10:00Z"/>
        </w:rPr>
      </w:pPr>
      <w:del w:id="523" w:author="Lawrence King" w:date="2019-11-06T09:10:00Z">
        <w:r w:rsidRPr="005D3A24" w:rsidDel="006D0139">
          <w:rPr>
            <w:rFonts w:eastAsia="Calibri" w:cs="Calibri"/>
            <w:sz w:val="24"/>
            <w:szCs w:val="24"/>
          </w:rPr>
          <w:delText xml:space="preserve"> </w:delText>
        </w:r>
      </w:del>
    </w:p>
    <w:p w14:paraId="45EDDEB5" w14:textId="61ACAF3A" w:rsidR="006F7567" w:rsidRPr="00C907A5" w:rsidDel="006D0139" w:rsidRDefault="7611301E">
      <w:pPr>
        <w:spacing w:after="0"/>
        <w:rPr>
          <w:del w:id="524" w:author="Lawrence King" w:date="2019-11-06T09:10:00Z"/>
        </w:rPr>
      </w:pPr>
      <w:del w:id="525" w:author="Lawrence King" w:date="2019-11-06T09:10:00Z">
        <w:r w:rsidRPr="005D3A24" w:rsidDel="006D0139">
          <w:rPr>
            <w:rFonts w:eastAsia="Calibri" w:cs="Calibri"/>
            <w:sz w:val="24"/>
            <w:szCs w:val="24"/>
          </w:rPr>
          <w:delText xml:space="preserve">The best way to test this document is to apply it </w:delText>
        </w:r>
        <w:r w:rsidR="00D60EB4" w:rsidDel="006D0139">
          <w:rPr>
            <w:rFonts w:eastAsia="Calibri" w:cs="Calibri"/>
            <w:sz w:val="24"/>
            <w:szCs w:val="24"/>
          </w:rPr>
          <w:delText>to</w:delText>
        </w:r>
        <w:r w:rsidRPr="005D3A24" w:rsidDel="006D0139">
          <w:rPr>
            <w:rFonts w:eastAsia="Calibri" w:cs="Calibri"/>
            <w:sz w:val="24"/>
            <w:szCs w:val="24"/>
          </w:rPr>
          <w:delText xml:space="preserve"> a real IoT device, verify it, and demonstrate that the steps described in the above sections are really working.</w:delText>
        </w:r>
      </w:del>
    </w:p>
    <w:p w14:paraId="1E5FA4DA" w14:textId="671B7937" w:rsidR="006F7567" w:rsidRPr="00C907A5" w:rsidDel="006D0139" w:rsidRDefault="7611301E">
      <w:pPr>
        <w:spacing w:after="0"/>
        <w:rPr>
          <w:del w:id="526" w:author="Lawrence King" w:date="2019-11-06T09:10:00Z"/>
        </w:rPr>
      </w:pPr>
      <w:del w:id="527" w:author="Lawrence King" w:date="2019-11-06T09:10:00Z">
        <w:r w:rsidRPr="005D3A24" w:rsidDel="006D0139">
          <w:rPr>
            <w:rFonts w:eastAsia="Calibri" w:cs="Calibri"/>
            <w:sz w:val="24"/>
            <w:szCs w:val="24"/>
          </w:rPr>
          <w:delText xml:space="preserve"> </w:delText>
        </w:r>
      </w:del>
    </w:p>
    <w:p w14:paraId="09D527B1" w14:textId="150F59C0" w:rsidR="006F7567" w:rsidRPr="00C907A5" w:rsidDel="006D0139" w:rsidRDefault="7611301E">
      <w:pPr>
        <w:spacing w:after="0"/>
        <w:rPr>
          <w:del w:id="528" w:author="Lawrence King" w:date="2019-11-06T09:10:00Z"/>
        </w:rPr>
      </w:pPr>
      <w:del w:id="529" w:author="Lawrence King" w:date="2019-11-06T09:10:00Z">
        <w:r w:rsidRPr="005D3A24" w:rsidDel="006D0139">
          <w:rPr>
            <w:rFonts w:eastAsia="Calibri" w:cs="Calibri"/>
            <w:sz w:val="24"/>
            <w:szCs w:val="24"/>
          </w:rPr>
          <w:delText>For this purpose, we have created a user story and designed a simple prototype of a Door Lock IoT device that will be secured and tested using the document.</w:delText>
        </w:r>
      </w:del>
    </w:p>
    <w:p w14:paraId="660FB786" w14:textId="68A738AB" w:rsidR="006F7567" w:rsidRPr="00C907A5" w:rsidDel="006D0139" w:rsidRDefault="7611301E">
      <w:pPr>
        <w:spacing w:after="0"/>
        <w:rPr>
          <w:del w:id="530" w:author="Lawrence King" w:date="2019-11-06T09:10:00Z"/>
        </w:rPr>
      </w:pPr>
      <w:del w:id="531" w:author="Lawrence King" w:date="2019-11-06T09:10:00Z">
        <w:r w:rsidRPr="005D3A24" w:rsidDel="006D0139">
          <w:rPr>
            <w:rFonts w:eastAsia="Calibri" w:cs="Calibri"/>
            <w:sz w:val="24"/>
            <w:szCs w:val="24"/>
          </w:rPr>
          <w:delText xml:space="preserve"> </w:delText>
        </w:r>
      </w:del>
    </w:p>
    <w:p w14:paraId="1ABBC1F4" w14:textId="17C44506" w:rsidR="006F7567" w:rsidRPr="00C907A5" w:rsidDel="006D0139" w:rsidRDefault="7611301E">
      <w:pPr>
        <w:spacing w:after="0"/>
        <w:rPr>
          <w:del w:id="532" w:author="Lawrence King" w:date="2019-11-06T09:10:00Z"/>
        </w:rPr>
        <w:pPrChange w:id="533" w:author="Lawrence King" w:date="2019-11-06T09:10:00Z">
          <w:pPr>
            <w:pStyle w:val="Heading2"/>
          </w:pPr>
        </w:pPrChange>
      </w:pPr>
      <w:del w:id="534" w:author="Lawrence King" w:date="2019-11-06T09:10:00Z">
        <w:r w:rsidRPr="005D3A24" w:rsidDel="006D0139">
          <w:rPr>
            <w:rFonts w:eastAsia="Calibri"/>
          </w:rPr>
          <w:delText>IoT Device in Test</w:delText>
        </w:r>
      </w:del>
    </w:p>
    <w:p w14:paraId="2BC6DAAE" w14:textId="7E14497E" w:rsidR="006F7567" w:rsidRPr="00C907A5" w:rsidDel="006D0139" w:rsidRDefault="7611301E">
      <w:pPr>
        <w:spacing w:after="0"/>
        <w:rPr>
          <w:del w:id="535" w:author="Lawrence King" w:date="2019-11-06T09:10:00Z"/>
        </w:rPr>
      </w:pPr>
      <w:del w:id="536" w:author="Lawrence King" w:date="2019-11-06T09:10:00Z">
        <w:r w:rsidRPr="005D3A24" w:rsidDel="006D0139">
          <w:rPr>
            <w:rFonts w:eastAsia="Calibri" w:cs="Calibri"/>
            <w:sz w:val="24"/>
            <w:szCs w:val="24"/>
          </w:rPr>
          <w:delText xml:space="preserve"> </w:delText>
        </w:r>
      </w:del>
    </w:p>
    <w:p w14:paraId="6E535985" w14:textId="5454D6A9" w:rsidR="006F7567" w:rsidRPr="00C907A5" w:rsidDel="006D0139" w:rsidRDefault="7611301E">
      <w:pPr>
        <w:spacing w:after="0"/>
        <w:rPr>
          <w:del w:id="537" w:author="Lawrence King" w:date="2019-11-06T09:10:00Z"/>
        </w:rPr>
      </w:pPr>
      <w:del w:id="538" w:author="Lawrence King" w:date="2019-11-06T09:10:00Z">
        <w:r w:rsidRPr="005D3A24" w:rsidDel="006D0139">
          <w:rPr>
            <w:rFonts w:eastAsia="Calibri" w:cs="Calibri"/>
            <w:sz w:val="24"/>
            <w:szCs w:val="24"/>
          </w:rPr>
          <w:delText xml:space="preserve">The IoT device in test is a Door Lock that </w:delText>
        </w:r>
        <w:r w:rsidR="00D60EB4" w:rsidDel="006D0139">
          <w:rPr>
            <w:rFonts w:eastAsia="Calibri" w:cs="Calibri"/>
            <w:sz w:val="24"/>
            <w:szCs w:val="24"/>
          </w:rPr>
          <w:delText>is controlled</w:delText>
        </w:r>
        <w:r w:rsidRPr="005D3A24" w:rsidDel="006D0139">
          <w:rPr>
            <w:rFonts w:eastAsia="Calibri" w:cs="Calibri"/>
            <w:sz w:val="24"/>
            <w:szCs w:val="24"/>
          </w:rPr>
          <w:delText xml:space="preserve"> by an Owner’s mobile phone. </w:delText>
        </w:r>
      </w:del>
    </w:p>
    <w:p w14:paraId="08C846F0" w14:textId="794E1B70" w:rsidR="006F7567" w:rsidRPr="00C907A5" w:rsidDel="006D0139" w:rsidRDefault="7611301E">
      <w:pPr>
        <w:spacing w:after="0"/>
        <w:rPr>
          <w:del w:id="539" w:author="Lawrence King" w:date="2019-11-06T09:10:00Z"/>
        </w:rPr>
      </w:pPr>
      <w:del w:id="540" w:author="Lawrence King" w:date="2019-11-06T09:10:00Z">
        <w:r w:rsidRPr="005D3A24" w:rsidDel="006D0139">
          <w:rPr>
            <w:rFonts w:eastAsia="Calibri" w:cs="Calibri"/>
            <w:sz w:val="24"/>
            <w:szCs w:val="24"/>
          </w:rPr>
          <w:delText>The lock is installed on the front door of the Owner’s house. There is an application running on Owner’s mobile phone that connect to the Lock either through Wi-Fi or through Bluetooth. The Lock is working in automatic mode, which means when Owner with her/his phone approaches the front door from outside, the mobile app will open the door lock without any action from Owner’s side. To open the lock, mobile device will send a secured password to the lock when it is in close proximity to the lock.</w:delText>
        </w:r>
      </w:del>
    </w:p>
    <w:p w14:paraId="6A673EAB" w14:textId="6BED6EDA" w:rsidR="006F7567" w:rsidRPr="00C907A5" w:rsidDel="006D0139" w:rsidRDefault="7611301E">
      <w:pPr>
        <w:spacing w:after="0"/>
        <w:rPr>
          <w:del w:id="541" w:author="Lawrence King" w:date="2019-11-06T09:10:00Z"/>
        </w:rPr>
      </w:pPr>
      <w:del w:id="542" w:author="Lawrence King" w:date="2019-11-06T09:10:00Z">
        <w:r w:rsidRPr="005D3A24" w:rsidDel="006D0139">
          <w:rPr>
            <w:rFonts w:eastAsia="Calibri" w:cs="Calibri"/>
            <w:sz w:val="24"/>
            <w:szCs w:val="24"/>
          </w:rPr>
          <w:delText>When the mobile device is not in close proximity with the lock, the lock will be closed.</w:delText>
        </w:r>
      </w:del>
    </w:p>
    <w:p w14:paraId="4C2F33B5" w14:textId="58DF5898" w:rsidR="006F7567" w:rsidRPr="00C907A5" w:rsidDel="006D0139" w:rsidRDefault="7611301E">
      <w:pPr>
        <w:spacing w:after="0"/>
        <w:rPr>
          <w:del w:id="543" w:author="Lawrence King" w:date="2019-11-06T09:10:00Z"/>
        </w:rPr>
      </w:pPr>
      <w:del w:id="544" w:author="Lawrence King" w:date="2019-11-06T09:10:00Z">
        <w:r w:rsidRPr="005D3A24" w:rsidDel="006D0139">
          <w:rPr>
            <w:rFonts w:eastAsia="Calibri" w:cs="Calibri"/>
            <w:sz w:val="24"/>
            <w:szCs w:val="24"/>
          </w:rPr>
          <w:delText xml:space="preserve"> </w:delText>
        </w:r>
      </w:del>
    </w:p>
    <w:p w14:paraId="7C48FDFF" w14:textId="1745A314" w:rsidR="006F7567" w:rsidRPr="00C907A5" w:rsidDel="006D0139" w:rsidRDefault="7611301E">
      <w:pPr>
        <w:spacing w:after="0"/>
        <w:rPr>
          <w:del w:id="545" w:author="Lawrence King" w:date="2019-11-06T09:10:00Z"/>
        </w:rPr>
      </w:pPr>
      <w:del w:id="546" w:author="Lawrence King" w:date="2019-11-06T09:10:00Z">
        <w:r w:rsidRPr="005D3A24" w:rsidDel="006D0139">
          <w:rPr>
            <w:rFonts w:eastAsia="Calibri" w:cs="Calibri"/>
            <w:sz w:val="24"/>
            <w:szCs w:val="24"/>
          </w:rPr>
          <w:delText xml:space="preserve">We were planning to implement: </w:delText>
        </w:r>
      </w:del>
    </w:p>
    <w:p w14:paraId="6A9FEF14" w14:textId="4F4049F1" w:rsidR="006F7567" w:rsidRPr="00C907A5" w:rsidDel="006D0139" w:rsidRDefault="7611301E">
      <w:pPr>
        <w:spacing w:after="0"/>
        <w:rPr>
          <w:del w:id="547" w:author="Lawrence King" w:date="2019-11-06T09:10:00Z"/>
        </w:rPr>
        <w:pPrChange w:id="548" w:author="Lawrence King" w:date="2019-11-06T09:10:00Z">
          <w:pPr>
            <w:pStyle w:val="ListParagraph"/>
            <w:numPr>
              <w:numId w:val="6"/>
            </w:numPr>
            <w:spacing w:after="0"/>
            <w:ind w:hanging="360"/>
          </w:pPr>
        </w:pPrChange>
      </w:pPr>
      <w:del w:id="549" w:author="Lawrence King" w:date="2019-11-06T09:10:00Z">
        <w:r w:rsidRPr="005D3A24" w:rsidDel="006D0139">
          <w:rPr>
            <w:rFonts w:eastAsia="Calibri" w:cs="Calibri"/>
          </w:rPr>
          <w:delText>The Door Lock prototype using nRF52840-MDK board from Nordic Semiconductor</w:delText>
        </w:r>
      </w:del>
    </w:p>
    <w:p w14:paraId="6D00E02C" w14:textId="399C6307" w:rsidR="006F7567" w:rsidRPr="00C907A5" w:rsidDel="006D0139" w:rsidRDefault="7611301E">
      <w:pPr>
        <w:spacing w:after="0"/>
        <w:rPr>
          <w:del w:id="550" w:author="Lawrence King" w:date="2019-11-06T09:10:00Z"/>
        </w:rPr>
        <w:pPrChange w:id="551" w:author="Lawrence King" w:date="2019-11-06T09:10:00Z">
          <w:pPr>
            <w:pStyle w:val="ListParagraph"/>
            <w:numPr>
              <w:numId w:val="6"/>
            </w:numPr>
            <w:spacing w:after="0"/>
            <w:ind w:hanging="360"/>
          </w:pPr>
        </w:pPrChange>
      </w:pPr>
      <w:del w:id="552" w:author="Lawrence King" w:date="2019-11-06T09:10:00Z">
        <w:r w:rsidRPr="005D3A24" w:rsidDel="006D0139">
          <w:rPr>
            <w:rFonts w:eastAsia="Calibri" w:cs="Calibri"/>
          </w:rPr>
          <w:delText>An Android app that control the Lock based on the NordicSemiconductor/Android-nRF-Blinky application. (</w:delText>
        </w:r>
        <w:r w:rsidR="006B052A" w:rsidDel="006D0139">
          <w:fldChar w:fldCharType="begin"/>
        </w:r>
        <w:r w:rsidR="006B052A" w:rsidDel="006D0139">
          <w:delInstrText xml:space="preserve"> HYPERLINK "https://github.com/NordicSemiconductor/Android-nRF-Blinky" \h </w:delInstrText>
        </w:r>
        <w:r w:rsidR="006B052A" w:rsidDel="006D0139">
          <w:fldChar w:fldCharType="separate"/>
        </w:r>
        <w:r w:rsidRPr="005D3A24" w:rsidDel="006D0139">
          <w:rPr>
            <w:rStyle w:val="Hyperlink"/>
            <w:rFonts w:ascii="Times New Roman" w:hAnsi="Times New Roman"/>
          </w:rPr>
          <w:delText>https://github.com/NordicSemiconductor/Android-nRF-Blinky</w:delText>
        </w:r>
        <w:r w:rsidR="006B052A" w:rsidDel="006D0139">
          <w:rPr>
            <w:rStyle w:val="Hyperlink"/>
            <w:rFonts w:ascii="Times New Roman" w:hAnsi="Times New Roman"/>
          </w:rPr>
          <w:fldChar w:fldCharType="end"/>
        </w:r>
        <w:r w:rsidRPr="005D3A24" w:rsidDel="006D0139">
          <w:rPr>
            <w:rFonts w:ascii="Times New Roman" w:hAnsi="Times New Roman"/>
            <w:color w:val="0000FF"/>
          </w:rPr>
          <w:delText>)</w:delText>
        </w:r>
      </w:del>
    </w:p>
    <w:p w14:paraId="20D18495" w14:textId="0BE51905" w:rsidR="006F7567" w:rsidRPr="00C907A5" w:rsidDel="006D0139" w:rsidRDefault="7611301E">
      <w:pPr>
        <w:spacing w:after="0"/>
        <w:rPr>
          <w:del w:id="553" w:author="Lawrence King" w:date="2019-11-06T09:10:00Z"/>
        </w:rPr>
      </w:pPr>
      <w:del w:id="554" w:author="Lawrence King" w:date="2019-11-06T09:10:00Z">
        <w:r w:rsidRPr="005D3A24" w:rsidDel="006D0139">
          <w:rPr>
            <w:rFonts w:eastAsia="Calibri" w:cs="Calibri"/>
            <w:sz w:val="24"/>
            <w:szCs w:val="24"/>
          </w:rPr>
          <w:delText xml:space="preserve"> </w:delText>
        </w:r>
      </w:del>
    </w:p>
    <w:p w14:paraId="12522A81" w14:textId="7937D523" w:rsidR="006F7567" w:rsidRPr="00C907A5" w:rsidDel="006D0139" w:rsidRDefault="7611301E">
      <w:pPr>
        <w:spacing w:after="0"/>
        <w:rPr>
          <w:del w:id="555" w:author="Lawrence King" w:date="2019-11-06T09:10:00Z"/>
        </w:rPr>
      </w:pPr>
      <w:del w:id="556" w:author="Lawrence King" w:date="2019-11-06T09:10:00Z">
        <w:r w:rsidRPr="005D3A24" w:rsidDel="006D0139">
          <w:rPr>
            <w:rFonts w:eastAsia="Calibri" w:cs="Calibri"/>
            <w:sz w:val="24"/>
            <w:szCs w:val="24"/>
          </w:rPr>
          <w:delText>The Lock and Mobile App will communicate in secure way follow a secure protocol that is similar to the Keystone</w:delText>
        </w:r>
        <w:r w:rsidR="006535A6" w:rsidDel="006D0139">
          <w:rPr>
            <w:rFonts w:eastAsia="Calibri" w:cs="Calibri"/>
            <w:sz w:val="24"/>
            <w:szCs w:val="24"/>
          </w:rPr>
          <w:delText>,</w:delText>
        </w:r>
        <w:r w:rsidRPr="005D3A24" w:rsidDel="006D0139">
          <w:rPr>
            <w:rFonts w:eastAsia="Calibri" w:cs="Calibri"/>
            <w:sz w:val="24"/>
            <w:szCs w:val="24"/>
          </w:rPr>
          <w:delText xml:space="preserve"> but simpler. </w:delText>
        </w:r>
      </w:del>
    </w:p>
    <w:p w14:paraId="7AFE4716" w14:textId="595C20F4" w:rsidR="006F7567" w:rsidRPr="005D3A24" w:rsidRDefault="006F7567">
      <w:pPr>
        <w:spacing w:after="0"/>
        <w:rPr>
          <w:rFonts w:eastAsia="Calibri" w:cs="Calibri"/>
          <w:sz w:val="24"/>
          <w:szCs w:val="24"/>
        </w:rPr>
      </w:pPr>
    </w:p>
    <w:p w14:paraId="3535F4D0" w14:textId="77777777" w:rsidR="006F7567" w:rsidRDefault="006F7567">
      <w:pPr>
        <w:spacing w:after="0"/>
        <w:rPr>
          <w:rFonts w:cs="Calibri"/>
        </w:rPr>
      </w:pPr>
    </w:p>
    <w:sectPr w:rsidR="006F7567" w:rsidSect="00E5695B">
      <w:footerReference w:type="default" r:id="rId40"/>
      <w:pgSz w:w="12240" w:h="15840"/>
      <w:pgMar w:top="720" w:right="720" w:bottom="720" w:left="720"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E2D5A" w14:textId="77777777" w:rsidR="00EC61B4" w:rsidRDefault="00EC61B4" w:rsidP="00281227">
      <w:pPr>
        <w:spacing w:after="0" w:line="240" w:lineRule="auto"/>
      </w:pPr>
      <w:r>
        <w:separator/>
      </w:r>
    </w:p>
  </w:endnote>
  <w:endnote w:type="continuationSeparator" w:id="0">
    <w:p w14:paraId="15346E34" w14:textId="77777777" w:rsidR="00EC61B4" w:rsidRDefault="00EC61B4" w:rsidP="00281227">
      <w:pPr>
        <w:spacing w:after="0" w:line="240" w:lineRule="auto"/>
      </w:pPr>
      <w:r>
        <w:continuationSeparator/>
      </w:r>
    </w:p>
  </w:endnote>
  <w:endnote w:type="continuationNotice" w:id="1">
    <w:p w14:paraId="6A3F24B5" w14:textId="77777777" w:rsidR="00EC61B4" w:rsidRDefault="00EC61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5ADCA" w14:textId="77777777" w:rsidR="00340184" w:rsidRDefault="00340184">
    <w:pPr>
      <w:pStyle w:val="Footer"/>
      <w:jc w:val="center"/>
    </w:pPr>
    <w:r>
      <w:fldChar w:fldCharType="begin"/>
    </w:r>
    <w:r>
      <w:instrText xml:space="preserve"> PAGE   \* MERGEFORMAT </w:instrText>
    </w:r>
    <w:r>
      <w:fldChar w:fldCharType="separate"/>
    </w:r>
    <w:r>
      <w:rPr>
        <w:noProof/>
      </w:rPr>
      <w:t>2</w:t>
    </w:r>
    <w:r>
      <w:fldChar w:fldCharType="end"/>
    </w:r>
  </w:p>
  <w:p w14:paraId="02E91705" w14:textId="77777777" w:rsidR="00340184" w:rsidRDefault="00340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2CD17" w14:textId="77777777" w:rsidR="00EC61B4" w:rsidRDefault="00EC61B4" w:rsidP="00281227">
      <w:pPr>
        <w:spacing w:after="0" w:line="240" w:lineRule="auto"/>
      </w:pPr>
      <w:r>
        <w:separator/>
      </w:r>
    </w:p>
  </w:footnote>
  <w:footnote w:type="continuationSeparator" w:id="0">
    <w:p w14:paraId="26902D91" w14:textId="77777777" w:rsidR="00EC61B4" w:rsidRDefault="00EC61B4" w:rsidP="00281227">
      <w:pPr>
        <w:spacing w:after="0" w:line="240" w:lineRule="auto"/>
      </w:pPr>
      <w:r>
        <w:continuationSeparator/>
      </w:r>
    </w:p>
  </w:footnote>
  <w:footnote w:type="continuationNotice" w:id="1">
    <w:p w14:paraId="63FAD3C9" w14:textId="77777777" w:rsidR="00EC61B4" w:rsidRDefault="00EC61B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7692D"/>
    <w:multiLevelType w:val="hybridMultilevel"/>
    <w:tmpl w:val="095E98AC"/>
    <w:lvl w:ilvl="0" w:tplc="F326B5B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30C8248E"/>
    <w:multiLevelType w:val="hybridMultilevel"/>
    <w:tmpl w:val="AC22220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387816D2"/>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3" w15:restartNumberingAfterBreak="0">
    <w:nsid w:val="469A362D"/>
    <w:multiLevelType w:val="hybridMultilevel"/>
    <w:tmpl w:val="FFFFFFFF"/>
    <w:lvl w:ilvl="0" w:tplc="2BF003A6">
      <w:start w:val="1"/>
      <w:numFmt w:val="decimal"/>
      <w:lvlText w:val="%1."/>
      <w:lvlJc w:val="left"/>
      <w:pPr>
        <w:ind w:left="720" w:hanging="360"/>
      </w:pPr>
    </w:lvl>
    <w:lvl w:ilvl="1" w:tplc="5BAC6548">
      <w:start w:val="1"/>
      <w:numFmt w:val="lowerLetter"/>
      <w:lvlText w:val="%2."/>
      <w:lvlJc w:val="left"/>
      <w:pPr>
        <w:ind w:left="1440" w:hanging="360"/>
      </w:pPr>
    </w:lvl>
    <w:lvl w:ilvl="2" w:tplc="F4702C0C">
      <w:start w:val="1"/>
      <w:numFmt w:val="lowerRoman"/>
      <w:lvlText w:val="%3."/>
      <w:lvlJc w:val="right"/>
      <w:pPr>
        <w:ind w:left="2160" w:hanging="180"/>
      </w:pPr>
    </w:lvl>
    <w:lvl w:ilvl="3" w:tplc="33803AE4">
      <w:start w:val="1"/>
      <w:numFmt w:val="decimal"/>
      <w:lvlText w:val="%4."/>
      <w:lvlJc w:val="left"/>
      <w:pPr>
        <w:ind w:left="2880" w:hanging="360"/>
      </w:pPr>
    </w:lvl>
    <w:lvl w:ilvl="4" w:tplc="9CE44022">
      <w:start w:val="1"/>
      <w:numFmt w:val="lowerLetter"/>
      <w:lvlText w:val="%5."/>
      <w:lvlJc w:val="left"/>
      <w:pPr>
        <w:ind w:left="3600" w:hanging="360"/>
      </w:pPr>
    </w:lvl>
    <w:lvl w:ilvl="5" w:tplc="AC6092E4">
      <w:start w:val="1"/>
      <w:numFmt w:val="lowerRoman"/>
      <w:lvlText w:val="%6."/>
      <w:lvlJc w:val="right"/>
      <w:pPr>
        <w:ind w:left="4320" w:hanging="180"/>
      </w:pPr>
    </w:lvl>
    <w:lvl w:ilvl="6" w:tplc="C862EF0C">
      <w:start w:val="1"/>
      <w:numFmt w:val="decimal"/>
      <w:lvlText w:val="%7."/>
      <w:lvlJc w:val="left"/>
      <w:pPr>
        <w:ind w:left="5040" w:hanging="360"/>
      </w:pPr>
    </w:lvl>
    <w:lvl w:ilvl="7" w:tplc="60DA0A38">
      <w:start w:val="1"/>
      <w:numFmt w:val="lowerLetter"/>
      <w:lvlText w:val="%8."/>
      <w:lvlJc w:val="left"/>
      <w:pPr>
        <w:ind w:left="5760" w:hanging="360"/>
      </w:pPr>
    </w:lvl>
    <w:lvl w:ilvl="8" w:tplc="50B80FE8">
      <w:start w:val="1"/>
      <w:numFmt w:val="lowerRoman"/>
      <w:lvlText w:val="%9."/>
      <w:lvlJc w:val="right"/>
      <w:pPr>
        <w:ind w:left="6480" w:hanging="180"/>
      </w:pPr>
    </w:lvl>
  </w:abstractNum>
  <w:abstractNum w:abstractNumId="4" w15:restartNumberingAfterBreak="0">
    <w:nsid w:val="4B135852"/>
    <w:multiLevelType w:val="hybridMultilevel"/>
    <w:tmpl w:val="6EE811AC"/>
    <w:lvl w:ilvl="0" w:tplc="56D0FB46">
      <w:numFmt w:val="bullet"/>
      <w:lvlText w:val="-"/>
      <w:lvlJc w:val="left"/>
      <w:pPr>
        <w:ind w:left="411" w:hanging="360"/>
      </w:pPr>
      <w:rPr>
        <w:rFonts w:ascii="Calibri" w:eastAsia="Times New Roman" w:hAnsi="Calibri" w:hint="default"/>
      </w:rPr>
    </w:lvl>
    <w:lvl w:ilvl="1" w:tplc="04090003">
      <w:start w:val="1"/>
      <w:numFmt w:val="bullet"/>
      <w:lvlText w:val="o"/>
      <w:lvlJc w:val="left"/>
      <w:pPr>
        <w:ind w:left="1131" w:hanging="360"/>
      </w:pPr>
      <w:rPr>
        <w:rFonts w:ascii="Courier New" w:hAnsi="Courier New" w:hint="default"/>
      </w:rPr>
    </w:lvl>
    <w:lvl w:ilvl="2" w:tplc="04090005">
      <w:start w:val="1"/>
      <w:numFmt w:val="bullet"/>
      <w:lvlText w:val=""/>
      <w:lvlJc w:val="left"/>
      <w:pPr>
        <w:ind w:left="1851" w:hanging="360"/>
      </w:pPr>
      <w:rPr>
        <w:rFonts w:ascii="Wingdings" w:hAnsi="Wingdings" w:hint="default"/>
      </w:rPr>
    </w:lvl>
    <w:lvl w:ilvl="3" w:tplc="04090001" w:tentative="1">
      <w:start w:val="1"/>
      <w:numFmt w:val="bullet"/>
      <w:lvlText w:val=""/>
      <w:lvlJc w:val="left"/>
      <w:pPr>
        <w:ind w:left="2571" w:hanging="360"/>
      </w:pPr>
      <w:rPr>
        <w:rFonts w:ascii="Symbol" w:hAnsi="Symbol" w:hint="default"/>
      </w:rPr>
    </w:lvl>
    <w:lvl w:ilvl="4" w:tplc="04090003" w:tentative="1">
      <w:start w:val="1"/>
      <w:numFmt w:val="bullet"/>
      <w:lvlText w:val="o"/>
      <w:lvlJc w:val="left"/>
      <w:pPr>
        <w:ind w:left="3291" w:hanging="360"/>
      </w:pPr>
      <w:rPr>
        <w:rFonts w:ascii="Courier New" w:hAnsi="Courier New" w:hint="default"/>
      </w:rPr>
    </w:lvl>
    <w:lvl w:ilvl="5" w:tplc="04090005" w:tentative="1">
      <w:start w:val="1"/>
      <w:numFmt w:val="bullet"/>
      <w:lvlText w:val=""/>
      <w:lvlJc w:val="left"/>
      <w:pPr>
        <w:ind w:left="4011" w:hanging="360"/>
      </w:pPr>
      <w:rPr>
        <w:rFonts w:ascii="Wingdings" w:hAnsi="Wingdings" w:hint="default"/>
      </w:rPr>
    </w:lvl>
    <w:lvl w:ilvl="6" w:tplc="04090001" w:tentative="1">
      <w:start w:val="1"/>
      <w:numFmt w:val="bullet"/>
      <w:lvlText w:val=""/>
      <w:lvlJc w:val="left"/>
      <w:pPr>
        <w:ind w:left="4731" w:hanging="360"/>
      </w:pPr>
      <w:rPr>
        <w:rFonts w:ascii="Symbol" w:hAnsi="Symbol" w:hint="default"/>
      </w:rPr>
    </w:lvl>
    <w:lvl w:ilvl="7" w:tplc="04090003" w:tentative="1">
      <w:start w:val="1"/>
      <w:numFmt w:val="bullet"/>
      <w:lvlText w:val="o"/>
      <w:lvlJc w:val="left"/>
      <w:pPr>
        <w:ind w:left="5451" w:hanging="360"/>
      </w:pPr>
      <w:rPr>
        <w:rFonts w:ascii="Courier New" w:hAnsi="Courier New" w:hint="default"/>
      </w:rPr>
    </w:lvl>
    <w:lvl w:ilvl="8" w:tplc="04090005" w:tentative="1">
      <w:start w:val="1"/>
      <w:numFmt w:val="bullet"/>
      <w:lvlText w:val=""/>
      <w:lvlJc w:val="left"/>
      <w:pPr>
        <w:ind w:left="6171" w:hanging="360"/>
      </w:pPr>
      <w:rPr>
        <w:rFonts w:ascii="Wingdings" w:hAnsi="Wingdings" w:hint="default"/>
      </w:rPr>
    </w:lvl>
  </w:abstractNum>
  <w:abstractNum w:abstractNumId="5" w15:restartNumberingAfterBreak="0">
    <w:nsid w:val="4CE66609"/>
    <w:multiLevelType w:val="hybridMultilevel"/>
    <w:tmpl w:val="8AECECF4"/>
    <w:lvl w:ilvl="0" w:tplc="FCBEBF2E">
      <w:start w:val="1"/>
      <w:numFmt w:val="decimal"/>
      <w:lvlText w:val="%1."/>
      <w:lvlJc w:val="left"/>
      <w:pPr>
        <w:ind w:left="720" w:hanging="360"/>
      </w:pPr>
    </w:lvl>
    <w:lvl w:ilvl="1" w:tplc="C0E22902">
      <w:start w:val="1"/>
      <w:numFmt w:val="lowerLetter"/>
      <w:lvlText w:val="%2."/>
      <w:lvlJc w:val="left"/>
      <w:pPr>
        <w:ind w:left="1440" w:hanging="360"/>
      </w:pPr>
    </w:lvl>
    <w:lvl w:ilvl="2" w:tplc="B7408394">
      <w:start w:val="1"/>
      <w:numFmt w:val="lowerRoman"/>
      <w:lvlText w:val="%3."/>
      <w:lvlJc w:val="right"/>
      <w:pPr>
        <w:ind w:left="2160" w:hanging="180"/>
      </w:pPr>
    </w:lvl>
    <w:lvl w:ilvl="3" w:tplc="25FECA56">
      <w:start w:val="1"/>
      <w:numFmt w:val="decimal"/>
      <w:lvlText w:val="%4."/>
      <w:lvlJc w:val="left"/>
      <w:pPr>
        <w:ind w:left="2880" w:hanging="360"/>
      </w:pPr>
    </w:lvl>
    <w:lvl w:ilvl="4" w:tplc="D6CABB22">
      <w:start w:val="1"/>
      <w:numFmt w:val="lowerLetter"/>
      <w:lvlText w:val="%5."/>
      <w:lvlJc w:val="left"/>
      <w:pPr>
        <w:ind w:left="3600" w:hanging="360"/>
      </w:pPr>
    </w:lvl>
    <w:lvl w:ilvl="5" w:tplc="974AA0C8">
      <w:start w:val="1"/>
      <w:numFmt w:val="lowerRoman"/>
      <w:lvlText w:val="%6."/>
      <w:lvlJc w:val="right"/>
      <w:pPr>
        <w:ind w:left="4320" w:hanging="180"/>
      </w:pPr>
    </w:lvl>
    <w:lvl w:ilvl="6" w:tplc="82903CA2">
      <w:start w:val="1"/>
      <w:numFmt w:val="decimal"/>
      <w:lvlText w:val="%7."/>
      <w:lvlJc w:val="left"/>
      <w:pPr>
        <w:ind w:left="5040" w:hanging="360"/>
      </w:pPr>
    </w:lvl>
    <w:lvl w:ilvl="7" w:tplc="97727024">
      <w:start w:val="1"/>
      <w:numFmt w:val="lowerLetter"/>
      <w:lvlText w:val="%8."/>
      <w:lvlJc w:val="left"/>
      <w:pPr>
        <w:ind w:left="5760" w:hanging="360"/>
      </w:pPr>
    </w:lvl>
    <w:lvl w:ilvl="8" w:tplc="B52ABB16">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wrence King">
    <w15:presenceInfo w15:providerId="AD" w15:userId="S::lawrence.king@irdeto.com::5d9293de-3cb8-48ab-8762-12e4c04c0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227"/>
    <w:rsid w:val="00011B8A"/>
    <w:rsid w:val="00016465"/>
    <w:rsid w:val="000201A5"/>
    <w:rsid w:val="00024744"/>
    <w:rsid w:val="00024FC5"/>
    <w:rsid w:val="00034DA4"/>
    <w:rsid w:val="00035319"/>
    <w:rsid w:val="000373CE"/>
    <w:rsid w:val="00054E75"/>
    <w:rsid w:val="000578DB"/>
    <w:rsid w:val="000660BA"/>
    <w:rsid w:val="0006792A"/>
    <w:rsid w:val="00080495"/>
    <w:rsid w:val="000853EB"/>
    <w:rsid w:val="000874AA"/>
    <w:rsid w:val="000A0D41"/>
    <w:rsid w:val="000A10FA"/>
    <w:rsid w:val="000A2701"/>
    <w:rsid w:val="000A6344"/>
    <w:rsid w:val="000C0045"/>
    <w:rsid w:val="000C4134"/>
    <w:rsid w:val="000D0E32"/>
    <w:rsid w:val="000D1DAC"/>
    <w:rsid w:val="000D3F90"/>
    <w:rsid w:val="000D4AF0"/>
    <w:rsid w:val="000D54CA"/>
    <w:rsid w:val="000D5EA4"/>
    <w:rsid w:val="000E0177"/>
    <w:rsid w:val="000E0297"/>
    <w:rsid w:val="000E3407"/>
    <w:rsid w:val="000E6113"/>
    <w:rsid w:val="000F7BEE"/>
    <w:rsid w:val="00105692"/>
    <w:rsid w:val="00117F38"/>
    <w:rsid w:val="00124DAF"/>
    <w:rsid w:val="00125291"/>
    <w:rsid w:val="001258A1"/>
    <w:rsid w:val="00131746"/>
    <w:rsid w:val="00133F59"/>
    <w:rsid w:val="00136712"/>
    <w:rsid w:val="00140A66"/>
    <w:rsid w:val="00144071"/>
    <w:rsid w:val="0015287F"/>
    <w:rsid w:val="0015306B"/>
    <w:rsid w:val="00171C08"/>
    <w:rsid w:val="00196920"/>
    <w:rsid w:val="001A00DD"/>
    <w:rsid w:val="001B18F1"/>
    <w:rsid w:val="001B2D1D"/>
    <w:rsid w:val="001B5A12"/>
    <w:rsid w:val="001C49D6"/>
    <w:rsid w:val="001C5EF8"/>
    <w:rsid w:val="001D4D0E"/>
    <w:rsid w:val="001E2B3A"/>
    <w:rsid w:val="001E3FF3"/>
    <w:rsid w:val="001F1C00"/>
    <w:rsid w:val="001F1E86"/>
    <w:rsid w:val="001F2741"/>
    <w:rsid w:val="00200704"/>
    <w:rsid w:val="002043D2"/>
    <w:rsid w:val="00212F70"/>
    <w:rsid w:val="00213B9E"/>
    <w:rsid w:val="00214432"/>
    <w:rsid w:val="00214C6C"/>
    <w:rsid w:val="00220F22"/>
    <w:rsid w:val="0022183C"/>
    <w:rsid w:val="00222D94"/>
    <w:rsid w:val="0022759A"/>
    <w:rsid w:val="002320F6"/>
    <w:rsid w:val="002354DE"/>
    <w:rsid w:val="00236C44"/>
    <w:rsid w:val="002411F3"/>
    <w:rsid w:val="00241A55"/>
    <w:rsid w:val="002420E1"/>
    <w:rsid w:val="00242804"/>
    <w:rsid w:val="002441F4"/>
    <w:rsid w:val="00252DA3"/>
    <w:rsid w:val="0026104E"/>
    <w:rsid w:val="00264E5D"/>
    <w:rsid w:val="00266C5C"/>
    <w:rsid w:val="002671A3"/>
    <w:rsid w:val="00272369"/>
    <w:rsid w:val="0027298D"/>
    <w:rsid w:val="00273809"/>
    <w:rsid w:val="00275F29"/>
    <w:rsid w:val="00277CDF"/>
    <w:rsid w:val="00281227"/>
    <w:rsid w:val="0028463B"/>
    <w:rsid w:val="00287D5D"/>
    <w:rsid w:val="00292DE7"/>
    <w:rsid w:val="00295B91"/>
    <w:rsid w:val="00296640"/>
    <w:rsid w:val="002969EF"/>
    <w:rsid w:val="002A1013"/>
    <w:rsid w:val="002B0565"/>
    <w:rsid w:val="002B2D13"/>
    <w:rsid w:val="002C098E"/>
    <w:rsid w:val="002C2EF6"/>
    <w:rsid w:val="002E0143"/>
    <w:rsid w:val="002F0163"/>
    <w:rsid w:val="002F7FB4"/>
    <w:rsid w:val="003049F6"/>
    <w:rsid w:val="003124A0"/>
    <w:rsid w:val="00313AB1"/>
    <w:rsid w:val="00316F6A"/>
    <w:rsid w:val="003208F1"/>
    <w:rsid w:val="00324FD9"/>
    <w:rsid w:val="00326AF9"/>
    <w:rsid w:val="003319B7"/>
    <w:rsid w:val="00332AD5"/>
    <w:rsid w:val="00337551"/>
    <w:rsid w:val="00340184"/>
    <w:rsid w:val="003451A1"/>
    <w:rsid w:val="00353A5A"/>
    <w:rsid w:val="0035430B"/>
    <w:rsid w:val="00355306"/>
    <w:rsid w:val="00372CCD"/>
    <w:rsid w:val="00374F12"/>
    <w:rsid w:val="00395C6A"/>
    <w:rsid w:val="003968D5"/>
    <w:rsid w:val="003A16F1"/>
    <w:rsid w:val="003A2125"/>
    <w:rsid w:val="003A6AE3"/>
    <w:rsid w:val="003B3A5E"/>
    <w:rsid w:val="003C0562"/>
    <w:rsid w:val="003C09E1"/>
    <w:rsid w:val="003C6BF5"/>
    <w:rsid w:val="003D2047"/>
    <w:rsid w:val="003D328E"/>
    <w:rsid w:val="003E0C5B"/>
    <w:rsid w:val="00400E2E"/>
    <w:rsid w:val="00401561"/>
    <w:rsid w:val="00402A94"/>
    <w:rsid w:val="00402F25"/>
    <w:rsid w:val="004034D8"/>
    <w:rsid w:val="00416867"/>
    <w:rsid w:val="00416F59"/>
    <w:rsid w:val="004216D6"/>
    <w:rsid w:val="00422405"/>
    <w:rsid w:val="00426189"/>
    <w:rsid w:val="00432982"/>
    <w:rsid w:val="004358C8"/>
    <w:rsid w:val="004411E3"/>
    <w:rsid w:val="00442A06"/>
    <w:rsid w:val="004529C8"/>
    <w:rsid w:val="00455988"/>
    <w:rsid w:val="00455FC6"/>
    <w:rsid w:val="004574FD"/>
    <w:rsid w:val="004604C4"/>
    <w:rsid w:val="00460588"/>
    <w:rsid w:val="0046236D"/>
    <w:rsid w:val="00465588"/>
    <w:rsid w:val="00472C22"/>
    <w:rsid w:val="0047488B"/>
    <w:rsid w:val="004A1081"/>
    <w:rsid w:val="004B171F"/>
    <w:rsid w:val="004B1CD3"/>
    <w:rsid w:val="004C0EF6"/>
    <w:rsid w:val="004C3C35"/>
    <w:rsid w:val="004C6B46"/>
    <w:rsid w:val="004D77E3"/>
    <w:rsid w:val="004E50B1"/>
    <w:rsid w:val="004E739D"/>
    <w:rsid w:val="004F1C02"/>
    <w:rsid w:val="004F2DFF"/>
    <w:rsid w:val="004F4528"/>
    <w:rsid w:val="004F475F"/>
    <w:rsid w:val="004F6B72"/>
    <w:rsid w:val="005149A6"/>
    <w:rsid w:val="00520A4D"/>
    <w:rsid w:val="00520F53"/>
    <w:rsid w:val="00521416"/>
    <w:rsid w:val="0052223A"/>
    <w:rsid w:val="005274C3"/>
    <w:rsid w:val="005304D8"/>
    <w:rsid w:val="0053113E"/>
    <w:rsid w:val="00534C09"/>
    <w:rsid w:val="00535C22"/>
    <w:rsid w:val="0054142F"/>
    <w:rsid w:val="00543FAB"/>
    <w:rsid w:val="00544683"/>
    <w:rsid w:val="00552A60"/>
    <w:rsid w:val="00555479"/>
    <w:rsid w:val="005603F7"/>
    <w:rsid w:val="00561B05"/>
    <w:rsid w:val="00564868"/>
    <w:rsid w:val="00570D98"/>
    <w:rsid w:val="005771AC"/>
    <w:rsid w:val="00582066"/>
    <w:rsid w:val="00584856"/>
    <w:rsid w:val="005874A4"/>
    <w:rsid w:val="00590EA3"/>
    <w:rsid w:val="0059190F"/>
    <w:rsid w:val="005944A7"/>
    <w:rsid w:val="005A79DE"/>
    <w:rsid w:val="005B4E6D"/>
    <w:rsid w:val="005B5AFC"/>
    <w:rsid w:val="005C3682"/>
    <w:rsid w:val="005C45A4"/>
    <w:rsid w:val="005D08E2"/>
    <w:rsid w:val="005D20AA"/>
    <w:rsid w:val="005D2C5B"/>
    <w:rsid w:val="005D2F90"/>
    <w:rsid w:val="005D3A24"/>
    <w:rsid w:val="005F7976"/>
    <w:rsid w:val="00602BAD"/>
    <w:rsid w:val="0060516A"/>
    <w:rsid w:val="006125CE"/>
    <w:rsid w:val="0063137D"/>
    <w:rsid w:val="006326AC"/>
    <w:rsid w:val="00633719"/>
    <w:rsid w:val="00644B2A"/>
    <w:rsid w:val="00645EEC"/>
    <w:rsid w:val="0064756B"/>
    <w:rsid w:val="00650B38"/>
    <w:rsid w:val="00652D60"/>
    <w:rsid w:val="006535A6"/>
    <w:rsid w:val="00655624"/>
    <w:rsid w:val="00656A1F"/>
    <w:rsid w:val="006614F3"/>
    <w:rsid w:val="00663B8A"/>
    <w:rsid w:val="00671028"/>
    <w:rsid w:val="00672C10"/>
    <w:rsid w:val="006744EC"/>
    <w:rsid w:val="0067641B"/>
    <w:rsid w:val="006875CE"/>
    <w:rsid w:val="0069040D"/>
    <w:rsid w:val="00690ADA"/>
    <w:rsid w:val="00691388"/>
    <w:rsid w:val="00694781"/>
    <w:rsid w:val="006A6F38"/>
    <w:rsid w:val="006A7336"/>
    <w:rsid w:val="006B052A"/>
    <w:rsid w:val="006B2F3B"/>
    <w:rsid w:val="006B2FF1"/>
    <w:rsid w:val="006B35D9"/>
    <w:rsid w:val="006B35F6"/>
    <w:rsid w:val="006B4890"/>
    <w:rsid w:val="006B7D47"/>
    <w:rsid w:val="006C2237"/>
    <w:rsid w:val="006C32A1"/>
    <w:rsid w:val="006C4129"/>
    <w:rsid w:val="006C489C"/>
    <w:rsid w:val="006D0139"/>
    <w:rsid w:val="006D78D5"/>
    <w:rsid w:val="006E53A3"/>
    <w:rsid w:val="006E7EF6"/>
    <w:rsid w:val="006F1040"/>
    <w:rsid w:val="006F1152"/>
    <w:rsid w:val="006F7567"/>
    <w:rsid w:val="007043DA"/>
    <w:rsid w:val="00705AAB"/>
    <w:rsid w:val="00725399"/>
    <w:rsid w:val="00736B22"/>
    <w:rsid w:val="00737C2B"/>
    <w:rsid w:val="0074615C"/>
    <w:rsid w:val="007502C4"/>
    <w:rsid w:val="00750675"/>
    <w:rsid w:val="00764937"/>
    <w:rsid w:val="00777093"/>
    <w:rsid w:val="0077714C"/>
    <w:rsid w:val="007804BA"/>
    <w:rsid w:val="00781660"/>
    <w:rsid w:val="00795270"/>
    <w:rsid w:val="00797BB1"/>
    <w:rsid w:val="007A123A"/>
    <w:rsid w:val="007A5D85"/>
    <w:rsid w:val="007B2412"/>
    <w:rsid w:val="007D4A07"/>
    <w:rsid w:val="007D6296"/>
    <w:rsid w:val="007E0A8B"/>
    <w:rsid w:val="007E3915"/>
    <w:rsid w:val="007F02FF"/>
    <w:rsid w:val="00803604"/>
    <w:rsid w:val="00806C0A"/>
    <w:rsid w:val="00813A41"/>
    <w:rsid w:val="008171FF"/>
    <w:rsid w:val="0084113D"/>
    <w:rsid w:val="00852EB4"/>
    <w:rsid w:val="00860A5F"/>
    <w:rsid w:val="00864442"/>
    <w:rsid w:val="00866A7A"/>
    <w:rsid w:val="00871895"/>
    <w:rsid w:val="008719D2"/>
    <w:rsid w:val="00874171"/>
    <w:rsid w:val="008749CD"/>
    <w:rsid w:val="008818E6"/>
    <w:rsid w:val="00881BEE"/>
    <w:rsid w:val="00891E90"/>
    <w:rsid w:val="008A25CD"/>
    <w:rsid w:val="008A6563"/>
    <w:rsid w:val="008A7AC8"/>
    <w:rsid w:val="008B2C21"/>
    <w:rsid w:val="008B30AD"/>
    <w:rsid w:val="008B3123"/>
    <w:rsid w:val="008B387C"/>
    <w:rsid w:val="008C2017"/>
    <w:rsid w:val="008C34A8"/>
    <w:rsid w:val="008C746F"/>
    <w:rsid w:val="008D0C9E"/>
    <w:rsid w:val="008D5807"/>
    <w:rsid w:val="008D668D"/>
    <w:rsid w:val="008E7E8E"/>
    <w:rsid w:val="008F6451"/>
    <w:rsid w:val="008F6B95"/>
    <w:rsid w:val="008F6DA2"/>
    <w:rsid w:val="009032DC"/>
    <w:rsid w:val="00904740"/>
    <w:rsid w:val="00906838"/>
    <w:rsid w:val="00907763"/>
    <w:rsid w:val="0091110E"/>
    <w:rsid w:val="00916FA9"/>
    <w:rsid w:val="00920259"/>
    <w:rsid w:val="00926B43"/>
    <w:rsid w:val="0092700A"/>
    <w:rsid w:val="00931B33"/>
    <w:rsid w:val="00936426"/>
    <w:rsid w:val="00940FAF"/>
    <w:rsid w:val="00942113"/>
    <w:rsid w:val="00947973"/>
    <w:rsid w:val="00954295"/>
    <w:rsid w:val="00964DA9"/>
    <w:rsid w:val="00974476"/>
    <w:rsid w:val="00976030"/>
    <w:rsid w:val="00981CAF"/>
    <w:rsid w:val="0099186A"/>
    <w:rsid w:val="00991ED2"/>
    <w:rsid w:val="00996368"/>
    <w:rsid w:val="00997F5F"/>
    <w:rsid w:val="009A34C9"/>
    <w:rsid w:val="009A3596"/>
    <w:rsid w:val="009A474A"/>
    <w:rsid w:val="009B2EB3"/>
    <w:rsid w:val="009B4AB6"/>
    <w:rsid w:val="009B5664"/>
    <w:rsid w:val="009B72F0"/>
    <w:rsid w:val="009C14C1"/>
    <w:rsid w:val="009D1B34"/>
    <w:rsid w:val="009D7240"/>
    <w:rsid w:val="009E3211"/>
    <w:rsid w:val="009E4CD2"/>
    <w:rsid w:val="009E7FB9"/>
    <w:rsid w:val="009F3879"/>
    <w:rsid w:val="009F5EC4"/>
    <w:rsid w:val="00A0126A"/>
    <w:rsid w:val="00A01C99"/>
    <w:rsid w:val="00A073E5"/>
    <w:rsid w:val="00A07430"/>
    <w:rsid w:val="00A21AA9"/>
    <w:rsid w:val="00A24D0E"/>
    <w:rsid w:val="00A33B8C"/>
    <w:rsid w:val="00A34DBE"/>
    <w:rsid w:val="00A43458"/>
    <w:rsid w:val="00A500D4"/>
    <w:rsid w:val="00A561DF"/>
    <w:rsid w:val="00A623A1"/>
    <w:rsid w:val="00A63BF9"/>
    <w:rsid w:val="00A66E93"/>
    <w:rsid w:val="00A678C7"/>
    <w:rsid w:val="00A70F72"/>
    <w:rsid w:val="00A71D5D"/>
    <w:rsid w:val="00A74299"/>
    <w:rsid w:val="00A74FC3"/>
    <w:rsid w:val="00A76CC6"/>
    <w:rsid w:val="00A801E2"/>
    <w:rsid w:val="00A82B08"/>
    <w:rsid w:val="00A85387"/>
    <w:rsid w:val="00A85E76"/>
    <w:rsid w:val="00A91D4E"/>
    <w:rsid w:val="00A920ED"/>
    <w:rsid w:val="00AA1BDE"/>
    <w:rsid w:val="00AB3994"/>
    <w:rsid w:val="00AB67FF"/>
    <w:rsid w:val="00AC02BB"/>
    <w:rsid w:val="00AC268B"/>
    <w:rsid w:val="00AC6AC4"/>
    <w:rsid w:val="00AC7558"/>
    <w:rsid w:val="00AC7F99"/>
    <w:rsid w:val="00AD1943"/>
    <w:rsid w:val="00AF6EE2"/>
    <w:rsid w:val="00AF74A6"/>
    <w:rsid w:val="00B02F9F"/>
    <w:rsid w:val="00B10941"/>
    <w:rsid w:val="00B1141B"/>
    <w:rsid w:val="00B17754"/>
    <w:rsid w:val="00B20248"/>
    <w:rsid w:val="00B26FCB"/>
    <w:rsid w:val="00B318EC"/>
    <w:rsid w:val="00B356CF"/>
    <w:rsid w:val="00B35A08"/>
    <w:rsid w:val="00B363B2"/>
    <w:rsid w:val="00B40893"/>
    <w:rsid w:val="00B42CB9"/>
    <w:rsid w:val="00B549BC"/>
    <w:rsid w:val="00B54A86"/>
    <w:rsid w:val="00B63AB9"/>
    <w:rsid w:val="00B67644"/>
    <w:rsid w:val="00B7552D"/>
    <w:rsid w:val="00B8741F"/>
    <w:rsid w:val="00B91266"/>
    <w:rsid w:val="00B97B23"/>
    <w:rsid w:val="00BA460C"/>
    <w:rsid w:val="00BA6D7C"/>
    <w:rsid w:val="00BB7E0D"/>
    <w:rsid w:val="00BC0A1E"/>
    <w:rsid w:val="00BD71A3"/>
    <w:rsid w:val="00BD79EF"/>
    <w:rsid w:val="00BE20EB"/>
    <w:rsid w:val="00BE39F2"/>
    <w:rsid w:val="00BE4B40"/>
    <w:rsid w:val="00BE5268"/>
    <w:rsid w:val="00BE5DB6"/>
    <w:rsid w:val="00BE71C6"/>
    <w:rsid w:val="00BF47C3"/>
    <w:rsid w:val="00BF58F1"/>
    <w:rsid w:val="00C0162A"/>
    <w:rsid w:val="00C017DA"/>
    <w:rsid w:val="00C114DA"/>
    <w:rsid w:val="00C15F3C"/>
    <w:rsid w:val="00C16B4E"/>
    <w:rsid w:val="00C21B8F"/>
    <w:rsid w:val="00C22A2F"/>
    <w:rsid w:val="00C25C1C"/>
    <w:rsid w:val="00C27C25"/>
    <w:rsid w:val="00C3470A"/>
    <w:rsid w:val="00C4005D"/>
    <w:rsid w:val="00C45074"/>
    <w:rsid w:val="00C46038"/>
    <w:rsid w:val="00C54A8B"/>
    <w:rsid w:val="00C55D5C"/>
    <w:rsid w:val="00C56643"/>
    <w:rsid w:val="00C60A53"/>
    <w:rsid w:val="00C6194A"/>
    <w:rsid w:val="00C669A5"/>
    <w:rsid w:val="00C72CF8"/>
    <w:rsid w:val="00C7767C"/>
    <w:rsid w:val="00C837A8"/>
    <w:rsid w:val="00C85F52"/>
    <w:rsid w:val="00C907A5"/>
    <w:rsid w:val="00C938C3"/>
    <w:rsid w:val="00C93A91"/>
    <w:rsid w:val="00C96616"/>
    <w:rsid w:val="00C979DA"/>
    <w:rsid w:val="00CA664C"/>
    <w:rsid w:val="00CC0917"/>
    <w:rsid w:val="00CC2DF5"/>
    <w:rsid w:val="00CC33DD"/>
    <w:rsid w:val="00CD27AD"/>
    <w:rsid w:val="00CD3C63"/>
    <w:rsid w:val="00CD439E"/>
    <w:rsid w:val="00CD6D69"/>
    <w:rsid w:val="00CE6EA9"/>
    <w:rsid w:val="00CF0DE3"/>
    <w:rsid w:val="00CF5A4B"/>
    <w:rsid w:val="00D011DD"/>
    <w:rsid w:val="00D048A8"/>
    <w:rsid w:val="00D04E8A"/>
    <w:rsid w:val="00D06833"/>
    <w:rsid w:val="00D06D44"/>
    <w:rsid w:val="00D16025"/>
    <w:rsid w:val="00D16A49"/>
    <w:rsid w:val="00D21CE4"/>
    <w:rsid w:val="00D21F2C"/>
    <w:rsid w:val="00D2210E"/>
    <w:rsid w:val="00D23F6B"/>
    <w:rsid w:val="00D335C8"/>
    <w:rsid w:val="00D36A25"/>
    <w:rsid w:val="00D36D96"/>
    <w:rsid w:val="00D40F4C"/>
    <w:rsid w:val="00D41ADD"/>
    <w:rsid w:val="00D43529"/>
    <w:rsid w:val="00D45DEF"/>
    <w:rsid w:val="00D475F8"/>
    <w:rsid w:val="00D52C97"/>
    <w:rsid w:val="00D60EB4"/>
    <w:rsid w:val="00D63D6C"/>
    <w:rsid w:val="00D64099"/>
    <w:rsid w:val="00D70412"/>
    <w:rsid w:val="00D76B13"/>
    <w:rsid w:val="00D80456"/>
    <w:rsid w:val="00D82251"/>
    <w:rsid w:val="00D85AF3"/>
    <w:rsid w:val="00D861CC"/>
    <w:rsid w:val="00D872F6"/>
    <w:rsid w:val="00D873A3"/>
    <w:rsid w:val="00D87B22"/>
    <w:rsid w:val="00DA54E1"/>
    <w:rsid w:val="00DB0A31"/>
    <w:rsid w:val="00DB12ED"/>
    <w:rsid w:val="00DB4867"/>
    <w:rsid w:val="00DC0AA3"/>
    <w:rsid w:val="00DC2054"/>
    <w:rsid w:val="00DD18C4"/>
    <w:rsid w:val="00DD5D66"/>
    <w:rsid w:val="00DD6E21"/>
    <w:rsid w:val="00DE1BC8"/>
    <w:rsid w:val="00DE5AD8"/>
    <w:rsid w:val="00DF7D4F"/>
    <w:rsid w:val="00E002F0"/>
    <w:rsid w:val="00E02225"/>
    <w:rsid w:val="00E0494D"/>
    <w:rsid w:val="00E071B2"/>
    <w:rsid w:val="00E11B6F"/>
    <w:rsid w:val="00E17B4E"/>
    <w:rsid w:val="00E21F60"/>
    <w:rsid w:val="00E26573"/>
    <w:rsid w:val="00E34845"/>
    <w:rsid w:val="00E36E88"/>
    <w:rsid w:val="00E40054"/>
    <w:rsid w:val="00E46E26"/>
    <w:rsid w:val="00E5695B"/>
    <w:rsid w:val="00E729A7"/>
    <w:rsid w:val="00E76B70"/>
    <w:rsid w:val="00E7728E"/>
    <w:rsid w:val="00E82E5B"/>
    <w:rsid w:val="00E87C3B"/>
    <w:rsid w:val="00E93F44"/>
    <w:rsid w:val="00EB51CF"/>
    <w:rsid w:val="00EC0DFF"/>
    <w:rsid w:val="00EC6005"/>
    <w:rsid w:val="00EC61B4"/>
    <w:rsid w:val="00ED28A5"/>
    <w:rsid w:val="00ED3446"/>
    <w:rsid w:val="00ED3F11"/>
    <w:rsid w:val="00EE7CA2"/>
    <w:rsid w:val="00F01748"/>
    <w:rsid w:val="00F07251"/>
    <w:rsid w:val="00F079C8"/>
    <w:rsid w:val="00F10207"/>
    <w:rsid w:val="00F10C16"/>
    <w:rsid w:val="00F21BF9"/>
    <w:rsid w:val="00F313B8"/>
    <w:rsid w:val="00F35425"/>
    <w:rsid w:val="00F376B4"/>
    <w:rsid w:val="00F42E52"/>
    <w:rsid w:val="00F44198"/>
    <w:rsid w:val="00F50CC0"/>
    <w:rsid w:val="00F64A08"/>
    <w:rsid w:val="00F673A7"/>
    <w:rsid w:val="00F73361"/>
    <w:rsid w:val="00F74BB0"/>
    <w:rsid w:val="00F8469D"/>
    <w:rsid w:val="00F93543"/>
    <w:rsid w:val="00F943FA"/>
    <w:rsid w:val="00F96E84"/>
    <w:rsid w:val="00FA3D3B"/>
    <w:rsid w:val="00FA3E47"/>
    <w:rsid w:val="00FA73C1"/>
    <w:rsid w:val="00FA7E5E"/>
    <w:rsid w:val="00FC67C3"/>
    <w:rsid w:val="00FD4ACD"/>
    <w:rsid w:val="00FE16E7"/>
    <w:rsid w:val="00FE4688"/>
    <w:rsid w:val="00FE738A"/>
    <w:rsid w:val="00FF0D6C"/>
    <w:rsid w:val="00FF3068"/>
    <w:rsid w:val="00FF39BA"/>
    <w:rsid w:val="00FF4BE6"/>
    <w:rsid w:val="0727675D"/>
    <w:rsid w:val="1900AB18"/>
    <w:rsid w:val="1BAAEC11"/>
    <w:rsid w:val="1BB5AF4E"/>
    <w:rsid w:val="1DE5F948"/>
    <w:rsid w:val="22932981"/>
    <w:rsid w:val="23B41C28"/>
    <w:rsid w:val="3493B1E0"/>
    <w:rsid w:val="3A5CF47C"/>
    <w:rsid w:val="3BCC5F72"/>
    <w:rsid w:val="406BC2A8"/>
    <w:rsid w:val="42FE78F4"/>
    <w:rsid w:val="452B677F"/>
    <w:rsid w:val="54DB317C"/>
    <w:rsid w:val="57692BF7"/>
    <w:rsid w:val="58482350"/>
    <w:rsid w:val="5937B101"/>
    <w:rsid w:val="5A4ACF27"/>
    <w:rsid w:val="6AE8FC02"/>
    <w:rsid w:val="727F2CE0"/>
    <w:rsid w:val="7611301E"/>
    <w:rsid w:val="7A4D7B82"/>
    <w:rsid w:val="7FE68B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25E122"/>
  <w14:defaultImageDpi w14:val="0"/>
  <w15:docId w15:val="{BEA6FC03-FED5-4111-A7EF-E4E836933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1AA9"/>
    <w:pPr>
      <w:spacing w:after="160" w:line="259" w:lineRule="auto"/>
    </w:pPr>
    <w:rPr>
      <w:rFonts w:cs="Times New Roman"/>
      <w:sz w:val="22"/>
      <w:szCs w:val="22"/>
    </w:rPr>
  </w:style>
  <w:style w:type="paragraph" w:styleId="Heading1">
    <w:name w:val="heading 1"/>
    <w:basedOn w:val="Normal"/>
    <w:next w:val="Normal"/>
    <w:link w:val="Heading1Char"/>
    <w:uiPriority w:val="9"/>
    <w:qFormat/>
    <w:rsid w:val="00281227"/>
    <w:pPr>
      <w:keepNext/>
      <w:numPr>
        <w:numId w:val="2"/>
      </w:numPr>
      <w:spacing w:before="240" w:after="60"/>
      <w:outlineLvl w:val="0"/>
    </w:pPr>
    <w:rPr>
      <w:rFonts w:ascii="Calibri Light" w:hAnsi="Calibri Light"/>
      <w:b/>
      <w:bCs/>
      <w:kern w:val="32"/>
      <w:sz w:val="32"/>
      <w:szCs w:val="32"/>
      <w:lang w:val="en-CA" w:eastAsia="zh-CN"/>
    </w:rPr>
  </w:style>
  <w:style w:type="paragraph" w:styleId="Heading2">
    <w:name w:val="heading 2"/>
    <w:basedOn w:val="Normal"/>
    <w:next w:val="Normal"/>
    <w:link w:val="Heading2Char"/>
    <w:uiPriority w:val="9"/>
    <w:unhideWhenUsed/>
    <w:qFormat/>
    <w:rsid w:val="0006792A"/>
    <w:pPr>
      <w:keepNext/>
      <w:numPr>
        <w:ilvl w:val="1"/>
        <w:numId w:val="2"/>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semiHidden/>
    <w:unhideWhenUsed/>
    <w:qFormat/>
    <w:rsid w:val="0006792A"/>
    <w:pPr>
      <w:keepNext/>
      <w:numPr>
        <w:ilvl w:val="2"/>
        <w:numId w:val="2"/>
      </w:numPr>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06792A"/>
    <w:pPr>
      <w:keepNext/>
      <w:numPr>
        <w:ilvl w:val="3"/>
        <w:numId w:val="2"/>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06792A"/>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06792A"/>
    <w:pPr>
      <w:numPr>
        <w:ilvl w:val="5"/>
        <w:numId w:val="2"/>
      </w:numPr>
      <w:spacing w:before="240" w:after="60"/>
      <w:outlineLvl w:val="5"/>
    </w:pPr>
    <w:rPr>
      <w:b/>
      <w:bCs/>
    </w:rPr>
  </w:style>
  <w:style w:type="paragraph" w:styleId="Heading7">
    <w:name w:val="heading 7"/>
    <w:basedOn w:val="Normal"/>
    <w:next w:val="Normal"/>
    <w:link w:val="Heading7Char"/>
    <w:uiPriority w:val="9"/>
    <w:semiHidden/>
    <w:unhideWhenUsed/>
    <w:qFormat/>
    <w:rsid w:val="0006792A"/>
    <w:pPr>
      <w:numPr>
        <w:ilvl w:val="6"/>
        <w:numId w:val="2"/>
      </w:numPr>
      <w:spacing w:before="240" w:after="60"/>
      <w:outlineLvl w:val="6"/>
    </w:pPr>
    <w:rPr>
      <w:sz w:val="24"/>
      <w:szCs w:val="24"/>
    </w:rPr>
  </w:style>
  <w:style w:type="paragraph" w:styleId="Heading8">
    <w:name w:val="heading 8"/>
    <w:basedOn w:val="Normal"/>
    <w:next w:val="Normal"/>
    <w:link w:val="Heading8Char"/>
    <w:uiPriority w:val="9"/>
    <w:semiHidden/>
    <w:unhideWhenUsed/>
    <w:qFormat/>
    <w:rsid w:val="0006792A"/>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
    <w:semiHidden/>
    <w:unhideWhenUsed/>
    <w:qFormat/>
    <w:rsid w:val="0006792A"/>
    <w:pPr>
      <w:numPr>
        <w:ilvl w:val="8"/>
        <w:numId w:val="2"/>
      </w:numPr>
      <w:spacing w:before="240" w:after="60"/>
      <w:outlineLvl w:val="8"/>
    </w:pPr>
    <w:rPr>
      <w:rFonts w:ascii="Calibri Light"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281227"/>
    <w:rPr>
      <w:rFonts w:ascii="Calibri Light" w:hAnsi="Calibri Light" w:cs="Times New Roman"/>
      <w:b/>
      <w:bCs/>
      <w:kern w:val="32"/>
      <w:sz w:val="32"/>
      <w:szCs w:val="32"/>
      <w:lang w:val="en-CA" w:eastAsia="zh-CN"/>
    </w:rPr>
  </w:style>
  <w:style w:type="character" w:customStyle="1" w:styleId="Heading2Char">
    <w:name w:val="Heading 2 Char"/>
    <w:link w:val="Heading2"/>
    <w:uiPriority w:val="9"/>
    <w:locked/>
    <w:rsid w:val="0006792A"/>
    <w:rPr>
      <w:rFonts w:ascii="Calibri Light" w:hAnsi="Calibri Light" w:cs="Times New Roman"/>
      <w:b/>
      <w:bCs/>
      <w:i/>
      <w:iCs/>
      <w:sz w:val="28"/>
      <w:szCs w:val="28"/>
    </w:rPr>
  </w:style>
  <w:style w:type="character" w:customStyle="1" w:styleId="Heading3Char">
    <w:name w:val="Heading 3 Char"/>
    <w:link w:val="Heading3"/>
    <w:uiPriority w:val="9"/>
    <w:semiHidden/>
    <w:locked/>
    <w:rsid w:val="0006792A"/>
    <w:rPr>
      <w:rFonts w:ascii="Calibri Light" w:hAnsi="Calibri Light" w:cs="Times New Roman"/>
      <w:b/>
      <w:bCs/>
      <w:sz w:val="26"/>
      <w:szCs w:val="26"/>
    </w:rPr>
  </w:style>
  <w:style w:type="character" w:customStyle="1" w:styleId="Heading4Char">
    <w:name w:val="Heading 4 Char"/>
    <w:link w:val="Heading4"/>
    <w:uiPriority w:val="9"/>
    <w:semiHidden/>
    <w:locked/>
    <w:rsid w:val="0006792A"/>
    <w:rPr>
      <w:rFonts w:cs="Times New Roman"/>
      <w:b/>
      <w:bCs/>
      <w:sz w:val="28"/>
      <w:szCs w:val="28"/>
    </w:rPr>
  </w:style>
  <w:style w:type="character" w:customStyle="1" w:styleId="Heading5Char">
    <w:name w:val="Heading 5 Char"/>
    <w:link w:val="Heading5"/>
    <w:uiPriority w:val="9"/>
    <w:semiHidden/>
    <w:locked/>
    <w:rsid w:val="0006792A"/>
    <w:rPr>
      <w:rFonts w:cs="Times New Roman"/>
      <w:b/>
      <w:bCs/>
      <w:i/>
      <w:iCs/>
      <w:sz w:val="26"/>
      <w:szCs w:val="26"/>
    </w:rPr>
  </w:style>
  <w:style w:type="character" w:customStyle="1" w:styleId="Heading6Char">
    <w:name w:val="Heading 6 Char"/>
    <w:link w:val="Heading6"/>
    <w:uiPriority w:val="9"/>
    <w:semiHidden/>
    <w:locked/>
    <w:rsid w:val="0006792A"/>
    <w:rPr>
      <w:rFonts w:cs="Times New Roman"/>
      <w:b/>
      <w:bCs/>
      <w:sz w:val="22"/>
      <w:szCs w:val="22"/>
    </w:rPr>
  </w:style>
  <w:style w:type="character" w:customStyle="1" w:styleId="Heading7Char">
    <w:name w:val="Heading 7 Char"/>
    <w:link w:val="Heading7"/>
    <w:uiPriority w:val="9"/>
    <w:semiHidden/>
    <w:locked/>
    <w:rsid w:val="0006792A"/>
    <w:rPr>
      <w:rFonts w:cs="Times New Roman"/>
      <w:sz w:val="24"/>
      <w:szCs w:val="24"/>
    </w:rPr>
  </w:style>
  <w:style w:type="character" w:customStyle="1" w:styleId="Heading8Char">
    <w:name w:val="Heading 8 Char"/>
    <w:link w:val="Heading8"/>
    <w:uiPriority w:val="9"/>
    <w:semiHidden/>
    <w:locked/>
    <w:rsid w:val="0006792A"/>
    <w:rPr>
      <w:rFonts w:cs="Times New Roman"/>
      <w:i/>
      <w:iCs/>
      <w:sz w:val="24"/>
      <w:szCs w:val="24"/>
    </w:rPr>
  </w:style>
  <w:style w:type="character" w:customStyle="1" w:styleId="Heading9Char">
    <w:name w:val="Heading 9 Char"/>
    <w:link w:val="Heading9"/>
    <w:uiPriority w:val="9"/>
    <w:semiHidden/>
    <w:locked/>
    <w:rsid w:val="0006792A"/>
    <w:rPr>
      <w:rFonts w:ascii="Calibri Light" w:hAnsi="Calibri Light" w:cs="Times New Roman"/>
      <w:sz w:val="22"/>
      <w:szCs w:val="22"/>
    </w:rPr>
  </w:style>
  <w:style w:type="paragraph" w:styleId="Header">
    <w:name w:val="header"/>
    <w:basedOn w:val="Normal"/>
    <w:link w:val="HeaderChar"/>
    <w:uiPriority w:val="99"/>
    <w:unhideWhenUsed/>
    <w:rsid w:val="00281227"/>
    <w:pPr>
      <w:tabs>
        <w:tab w:val="center" w:pos="4680"/>
        <w:tab w:val="right" w:pos="9360"/>
      </w:tabs>
    </w:pPr>
  </w:style>
  <w:style w:type="character" w:customStyle="1" w:styleId="HeaderChar">
    <w:name w:val="Header Char"/>
    <w:link w:val="Header"/>
    <w:uiPriority w:val="99"/>
    <w:locked/>
    <w:rsid w:val="00281227"/>
    <w:rPr>
      <w:rFonts w:cs="Times New Roman"/>
    </w:rPr>
  </w:style>
  <w:style w:type="paragraph" w:styleId="Footer">
    <w:name w:val="footer"/>
    <w:basedOn w:val="Normal"/>
    <w:link w:val="FooterChar"/>
    <w:uiPriority w:val="99"/>
    <w:unhideWhenUsed/>
    <w:rsid w:val="00281227"/>
    <w:pPr>
      <w:tabs>
        <w:tab w:val="center" w:pos="4680"/>
        <w:tab w:val="right" w:pos="9360"/>
      </w:tabs>
    </w:pPr>
  </w:style>
  <w:style w:type="character" w:customStyle="1" w:styleId="FooterChar">
    <w:name w:val="Footer Char"/>
    <w:link w:val="Footer"/>
    <w:uiPriority w:val="99"/>
    <w:locked/>
    <w:rsid w:val="00281227"/>
    <w:rPr>
      <w:rFonts w:cs="Times New Roman"/>
    </w:rPr>
  </w:style>
  <w:style w:type="character" w:styleId="Hyperlink">
    <w:name w:val="Hyperlink"/>
    <w:uiPriority w:val="99"/>
    <w:unhideWhenUsed/>
    <w:rsid w:val="00281227"/>
    <w:rPr>
      <w:rFonts w:cs="Times New Roman"/>
      <w:color w:val="0000FF"/>
      <w:u w:val="single"/>
    </w:rPr>
  </w:style>
  <w:style w:type="character" w:styleId="UnresolvedMention">
    <w:name w:val="Unresolved Mention"/>
    <w:uiPriority w:val="99"/>
    <w:semiHidden/>
    <w:unhideWhenUsed/>
    <w:rsid w:val="00650B38"/>
    <w:rPr>
      <w:rFonts w:cs="Times New Roman"/>
      <w:color w:val="605E5C"/>
      <w:shd w:val="clear" w:color="auto" w:fill="E1DFDD"/>
    </w:rPr>
  </w:style>
  <w:style w:type="paragraph" w:styleId="HTMLPreformatted">
    <w:name w:val="HTML Preformatted"/>
    <w:basedOn w:val="Normal"/>
    <w:link w:val="HTMLPreformattedChar"/>
    <w:uiPriority w:val="99"/>
    <w:unhideWhenUsed/>
    <w:rsid w:val="00C21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link w:val="HTMLPreformatted"/>
    <w:uiPriority w:val="99"/>
    <w:locked/>
    <w:rsid w:val="00C21B8F"/>
    <w:rPr>
      <w:rFonts w:ascii="Courier New" w:hAnsi="Courier New" w:cs="Courier New"/>
    </w:rPr>
  </w:style>
  <w:style w:type="character" w:customStyle="1" w:styleId="go">
    <w:name w:val="go"/>
    <w:rsid w:val="00C21B8F"/>
  </w:style>
  <w:style w:type="character" w:styleId="FollowedHyperlink">
    <w:name w:val="FollowedHyperlink"/>
    <w:uiPriority w:val="99"/>
    <w:semiHidden/>
    <w:unhideWhenUsed/>
    <w:rsid w:val="003968D5"/>
    <w:rPr>
      <w:rFonts w:cs="Times New Roman"/>
      <w:color w:val="954F72"/>
      <w:u w:val="single"/>
    </w:rPr>
  </w:style>
  <w:style w:type="paragraph" w:styleId="BalloonText">
    <w:name w:val="Balloon Text"/>
    <w:basedOn w:val="Normal"/>
    <w:link w:val="BalloonTextChar"/>
    <w:uiPriority w:val="99"/>
    <w:semiHidden/>
    <w:unhideWhenUsed/>
    <w:rsid w:val="00FA3E47"/>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FA3E47"/>
    <w:rPr>
      <w:rFonts w:ascii="Segoe UI" w:hAnsi="Segoe UI" w:cs="Segoe UI"/>
      <w:sz w:val="18"/>
      <w:szCs w:val="18"/>
    </w:rPr>
  </w:style>
  <w:style w:type="paragraph" w:styleId="TOCHeading">
    <w:name w:val="TOC Heading"/>
    <w:basedOn w:val="Heading1"/>
    <w:next w:val="Normal"/>
    <w:uiPriority w:val="39"/>
    <w:unhideWhenUsed/>
    <w:qFormat/>
    <w:rsid w:val="00D63D6C"/>
    <w:pPr>
      <w:keepLines/>
      <w:numPr>
        <w:numId w:val="0"/>
      </w:numPr>
      <w:spacing w:after="0"/>
      <w:outlineLvl w:val="9"/>
    </w:pPr>
    <w:rPr>
      <w:b w:val="0"/>
      <w:bCs w:val="0"/>
      <w:color w:val="2F5496"/>
      <w:kern w:val="0"/>
    </w:rPr>
  </w:style>
  <w:style w:type="paragraph" w:styleId="TOC1">
    <w:name w:val="toc 1"/>
    <w:basedOn w:val="Normal"/>
    <w:next w:val="Normal"/>
    <w:autoRedefine/>
    <w:uiPriority w:val="39"/>
    <w:unhideWhenUsed/>
    <w:rsid w:val="00D63D6C"/>
  </w:style>
  <w:style w:type="paragraph" w:styleId="NoSpacing">
    <w:name w:val="No Spacing"/>
    <w:link w:val="NoSpacingChar"/>
    <w:uiPriority w:val="1"/>
    <w:qFormat/>
    <w:rsid w:val="00D63D6C"/>
    <w:rPr>
      <w:rFonts w:cs="Times New Roman"/>
      <w:sz w:val="22"/>
      <w:szCs w:val="22"/>
    </w:rPr>
  </w:style>
  <w:style w:type="character" w:customStyle="1" w:styleId="NoSpacingChar">
    <w:name w:val="No Spacing Char"/>
    <w:link w:val="NoSpacing"/>
    <w:uiPriority w:val="1"/>
    <w:locked/>
    <w:rsid w:val="00D63D6C"/>
    <w:rPr>
      <w:sz w:val="22"/>
    </w:rPr>
  </w:style>
  <w:style w:type="paragraph" w:styleId="TOC2">
    <w:name w:val="toc 2"/>
    <w:basedOn w:val="Normal"/>
    <w:next w:val="Normal"/>
    <w:autoRedefine/>
    <w:uiPriority w:val="39"/>
    <w:unhideWhenUsed/>
    <w:rsid w:val="00B363B2"/>
    <w:pPr>
      <w:ind w:left="220"/>
    </w:pPr>
  </w:style>
  <w:style w:type="paragraph" w:styleId="ListParagraph">
    <w:name w:val="List Paragraph"/>
    <w:basedOn w:val="Normal"/>
    <w:uiPriority w:val="34"/>
    <w:qFormat/>
    <w:rsid w:val="009077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2136989">
      <w:marLeft w:val="0"/>
      <w:marRight w:val="0"/>
      <w:marTop w:val="0"/>
      <w:marBottom w:val="0"/>
      <w:divBdr>
        <w:top w:val="none" w:sz="0" w:space="0" w:color="auto"/>
        <w:left w:val="none" w:sz="0" w:space="0" w:color="auto"/>
        <w:bottom w:val="none" w:sz="0" w:space="0" w:color="auto"/>
        <w:right w:val="none" w:sz="0" w:space="0" w:color="auto"/>
      </w:divBdr>
    </w:div>
    <w:div w:id="2102136990">
      <w:marLeft w:val="0"/>
      <w:marRight w:val="0"/>
      <w:marTop w:val="0"/>
      <w:marBottom w:val="0"/>
      <w:divBdr>
        <w:top w:val="none" w:sz="0" w:space="0" w:color="auto"/>
        <w:left w:val="none" w:sz="0" w:space="0" w:color="auto"/>
        <w:bottom w:val="none" w:sz="0" w:space="0" w:color="auto"/>
        <w:right w:val="none" w:sz="0" w:space="0" w:color="auto"/>
      </w:divBdr>
    </w:div>
    <w:div w:id="2102136991">
      <w:marLeft w:val="0"/>
      <w:marRight w:val="0"/>
      <w:marTop w:val="0"/>
      <w:marBottom w:val="0"/>
      <w:divBdr>
        <w:top w:val="none" w:sz="0" w:space="0" w:color="auto"/>
        <w:left w:val="none" w:sz="0" w:space="0" w:color="auto"/>
        <w:bottom w:val="none" w:sz="0" w:space="0" w:color="auto"/>
        <w:right w:val="none" w:sz="0" w:space="0" w:color="auto"/>
      </w:divBdr>
    </w:div>
    <w:div w:id="2102136992">
      <w:marLeft w:val="0"/>
      <w:marRight w:val="0"/>
      <w:marTop w:val="0"/>
      <w:marBottom w:val="0"/>
      <w:divBdr>
        <w:top w:val="none" w:sz="0" w:space="0" w:color="auto"/>
        <w:left w:val="none" w:sz="0" w:space="0" w:color="auto"/>
        <w:bottom w:val="none" w:sz="0" w:space="0" w:color="auto"/>
        <w:right w:val="none" w:sz="0" w:space="0" w:color="auto"/>
      </w:divBdr>
    </w:div>
    <w:div w:id="2102136993">
      <w:marLeft w:val="0"/>
      <w:marRight w:val="0"/>
      <w:marTop w:val="0"/>
      <w:marBottom w:val="0"/>
      <w:divBdr>
        <w:top w:val="none" w:sz="0" w:space="0" w:color="auto"/>
        <w:left w:val="none" w:sz="0" w:space="0" w:color="auto"/>
        <w:bottom w:val="none" w:sz="0" w:space="0" w:color="auto"/>
        <w:right w:val="none" w:sz="0" w:space="0" w:color="auto"/>
      </w:divBdr>
    </w:div>
    <w:div w:id="210213699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68"/>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www.centennialsoftwaresolutions.com/post/enable-copy-paste-between-windows-7-and-ubuntu-16-04-3-on-oracle-vm-virtualbox" TargetMode="External"/><Relationship Id="rId42" Type="http://schemas.microsoft.com/office/2011/relationships/people" Target="peop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segger.com/downloads/jlink/" TargetMode="External"/><Relationship Id="rId2" Type="http://schemas.openxmlformats.org/officeDocument/2006/relationships/customXml" Target="../customXml/item2.xml"/><Relationship Id="rId16" Type="http://schemas.openxmlformats.org/officeDocument/2006/relationships/hyperlink" Target="https://www.oracle.com/technetwork/server-storage/virtualbox/downloads/index.htm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nordicsemi.com/Software-and-Tools/Development-Tools/nRF-Command-Line-Tools/Download" TargetMode="External"/><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lab.ott.dev.intra/profile/keys"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releases.ubuntu.com/18.04/"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helpdeskgeek.com/virtualization/virtualbox-share-folder-host-gues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document Shows how to setup a Linux Virtual Machine under windows, then install the development tools for Zephyr, this is the basis for all further Code development under Zephyr. Next the document shows how to download, build, and install the Irdeto software for the IBv1 hardware. Finally this document shows how to remotely upgrade the firmware over the air.</Abstract>
  <CompanyAddress/>
  <CompanyPhone/>
  <CompanyFax/>
  <CompanyEmail>Lawrence.King@Irdeto.com</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315AD87DA520F4AB7A9FB3B6D566D75" ma:contentTypeVersion="8" ma:contentTypeDescription="Create a new document." ma:contentTypeScope="" ma:versionID="1cea4b668b558a441148aad304d928a4">
  <xsd:schema xmlns:xsd="http://www.w3.org/2001/XMLSchema" xmlns:xs="http://www.w3.org/2001/XMLSchema" xmlns:p="http://schemas.microsoft.com/office/2006/metadata/properties" xmlns:ns3="d6ad2a3d-3a2b-4cff-aa66-b7edf93909ef" targetNamespace="http://schemas.microsoft.com/office/2006/metadata/properties" ma:root="true" ma:fieldsID="1254bd8f77450f7884ab68c17d9ae19c" ns3:_="">
    <xsd:import namespace="d6ad2a3d-3a2b-4cff-aa66-b7edf93909e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ad2a3d-3a2b-4cff-aa66-b7edf93909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CB4709-EA52-41EF-9803-D0F3E52FF305}">
  <ds:schemaRefs>
    <ds:schemaRef ds:uri="http://schemas.microsoft.com/sharepoint/v3/contenttype/forms"/>
  </ds:schemaRefs>
</ds:datastoreItem>
</file>

<file path=customXml/itemProps3.xml><?xml version="1.0" encoding="utf-8"?>
<ds:datastoreItem xmlns:ds="http://schemas.openxmlformats.org/officeDocument/2006/customXml" ds:itemID="{97CC0872-B4BD-4702-9862-97CDF3BBE1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ad2a3d-3a2b-4cff-aa66-b7edf9390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56C8C8-B825-4B49-874E-3CC6F161CEE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F0B79FB-408E-4F2B-95DB-27035787F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15</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Setting Up Zephyr, _x000d_and adding DFU to an App</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Zephyr, _x000d_and adding DFU to an App</dc:title>
  <dc:subject>A step-by-step how-to guide</dc:subject>
  <dc:creator>Lawrence King</dc:creator>
  <cp:keywords/>
  <dc:description/>
  <cp:lastModifiedBy>Lawrence King</cp:lastModifiedBy>
  <cp:revision>5</cp:revision>
  <cp:lastPrinted>2019-07-26T16:24:00Z</cp:lastPrinted>
  <dcterms:created xsi:type="dcterms:W3CDTF">2019-11-06T13:59:00Z</dcterms:created>
  <dcterms:modified xsi:type="dcterms:W3CDTF">2019-11-07T16:14:00Z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0x0101004315AD87DA520F4AB7A9FB3B6D566D75</vt:lpwstr>
  </property>
</Properties>
</file>